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AE4EF" w14:textId="02536BE1" w:rsidR="003F7831" w:rsidRPr="00377EFA" w:rsidRDefault="00955678" w:rsidP="003F7831">
      <w:pPr>
        <w:rPr>
          <w:b/>
          <w:noProof/>
          <w:sz w:val="28"/>
          <w:szCs w:val="28"/>
          <w:lang w:eastAsia="en-IE"/>
        </w:rPr>
      </w:pPr>
      <w:r>
        <w:rPr>
          <w:b/>
          <w:noProof/>
          <w:sz w:val="28"/>
          <w:szCs w:val="28"/>
          <w:lang w:eastAsia="en-I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FC9376" wp14:editId="084AF299">
                <wp:simplePos x="0" y="0"/>
                <wp:positionH relativeFrom="column">
                  <wp:posOffset>-752475</wp:posOffset>
                </wp:positionH>
                <wp:positionV relativeFrom="paragraph">
                  <wp:posOffset>-236220</wp:posOffset>
                </wp:positionV>
                <wp:extent cx="6918960" cy="45459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4545965"/>
                          <a:chOff x="0" y="-89535"/>
                          <a:chExt cx="6918960" cy="4545965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" y="4000500"/>
                            <a:ext cx="388620" cy="37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A1471" w14:textId="20350B94" w:rsidR="00B56CB1" w:rsidRPr="00955678" w:rsidRDefault="0095567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Straight Arrow Connector 5"/>
                        <wps:cNvCnPr/>
                        <wps:spPr>
                          <a:xfrm flipV="1">
                            <a:off x="384810" y="3491865"/>
                            <a:ext cx="1615440" cy="63055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7400"/>
                            <a:ext cx="352425" cy="29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A3AE7" w14:textId="129A599C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7" idx="3"/>
                        </wps:cNvCnPr>
                        <wps:spPr>
                          <a:xfrm>
                            <a:off x="352425" y="2203133"/>
                            <a:ext cx="1144905" cy="583882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2410" y="80200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9258E" w14:textId="50FAF96F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Straight Arrow Connector 12"/>
                        <wps:cNvCnPr>
                          <a:stCxn id="10" idx="3"/>
                        </wps:cNvCnPr>
                        <wps:spPr>
                          <a:xfrm>
                            <a:off x="622935" y="1059498"/>
                            <a:ext cx="1653540" cy="1289367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2413635" y="356235"/>
                            <a:ext cx="733425" cy="86677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3611880" y="169545"/>
                            <a:ext cx="1581150" cy="180911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H="1" flipV="1">
                            <a:off x="4476751" y="2710816"/>
                            <a:ext cx="1998344" cy="53339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H="1" flipV="1">
                            <a:off x="3853816" y="2967990"/>
                            <a:ext cx="2366009" cy="106680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685" y="99060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399C9A" w14:textId="27C5B029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5990" y="3365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5CF5E" w14:textId="7894350B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94710" y="-8953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9EB93" w14:textId="6E7B6A56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28435" y="305752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B2BDF" w14:textId="4D49DBDF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08395" y="394144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55B413" w14:textId="77991C4D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FC9376" id="Group 1" o:spid="_x0000_s1026" style="position:absolute;margin-left:-59.25pt;margin-top:-18.6pt;width:544.8pt;height:357.95pt;z-index:251662336;mso-width-relative:margin;mso-height-relative:margin" coordorigin=",-895" coordsize="69189,45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85;top:40005;width:3887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B8A1471" w14:textId="20350B94" w:rsidR="00B56CB1" w:rsidRPr="00955678" w:rsidRDefault="00955678" w:rsidP="003F7831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I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left:3848;top:34918;width:16154;height:63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" strokecolor="red" strokeweight="2pt">
                  <v:stroke endarrow="open" joinstyle="miter"/>
                </v:shape>
                <v:shape id="_x0000_s1029" type="#_x0000_t202" style="position:absolute;top:20574;width:3524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0F6A3AE7" w14:textId="129A599C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9" o:spid="_x0000_s1030" type="#_x0000_t32" style="position:absolute;left:3524;top:22031;width:11449;height:5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" strokecolor="red" strokeweight="2pt">
                  <v:stroke endarrow="open" joinstyle="miter"/>
                </v:shape>
                <v:shape id="_x0000_s1031" type="#_x0000_t202" style="position:absolute;left:2324;top:8020;width:3905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1259258E" w14:textId="50FAF96F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B</w:t>
                        </w:r>
                      </w:p>
                    </w:txbxContent>
                  </v:textbox>
                </v:shape>
                <v:shape id="Straight Arrow Connector 12" o:spid="_x0000_s1032" type="#_x0000_t32" style="position:absolute;left:6229;top:10594;width:16535;height:12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" strokecolor="red" strokeweight="2pt">
                  <v:stroke endarrow="open" joinstyle="miter"/>
                </v:shape>
                <v:shape id="Straight Arrow Connector 17" o:spid="_x0000_s1033" type="#_x0000_t32" style="position:absolute;left:24136;top:3562;width:7334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" strokecolor="red" strokeweight="2pt">
                  <v:stroke endarrow="open" joinstyle="miter"/>
                </v:shape>
                <v:shape id="Straight Arrow Connector 18" o:spid="_x0000_s1034" type="#_x0000_t32" style="position:absolute;left:36118;top:1695;width:15812;height:18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" strokecolor="red" strokeweight="2pt">
                  <v:stroke endarrow="open" joinstyle="miter"/>
                </v:shape>
                <v:shape id="Straight Arrow Connector 20" o:spid="_x0000_s1035" type="#_x0000_t32" style="position:absolute;left:44767;top:27108;width:19983;height:53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" strokecolor="red" strokeweight="2pt">
                  <v:stroke endarrow="open" joinstyle="miter"/>
                </v:shape>
                <v:shape id="Straight Arrow Connector 21" o:spid="_x0000_s1036" type="#_x0000_t32" style="position:absolute;left:38538;top:29679;width:23660;height:106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" strokecolor="red" strokeweight="2pt">
                  <v:stroke endarrow="open" joinstyle="miter"/>
                </v:shape>
                <v:shape id="_x0000_s1037" type="#_x0000_t202" style="position:absolute;left:12896;top:990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0399C9A" w14:textId="27C5B029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C</w:t>
                        </w:r>
                      </w:p>
                    </w:txbxContent>
                  </v:textbox>
                </v:shape>
                <v:shape id="_x0000_s1038" type="#_x0000_t202" style="position:absolute;left:22059;top:336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BC5CF5E" w14:textId="7894350B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D</w:t>
                        </w:r>
                      </w:p>
                    </w:txbxContent>
                  </v:textbox>
                </v:shape>
                <v:shape id="_x0000_s1039" type="#_x0000_t202" style="position:absolute;left:33947;top:-895;width:3905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329EB93" w14:textId="6E7B6A56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E</w:t>
                        </w:r>
                      </w:p>
                    </w:txbxContent>
                  </v:textbox>
                </v:shape>
                <v:shape id="_x0000_s1040" type="#_x0000_t202" style="position:absolute;left:65284;top:30575;width:3905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D7B2BDF" w14:textId="4D49DBDF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F</w:t>
                        </w:r>
                      </w:p>
                    </w:txbxContent>
                  </v:textbox>
                </v:shape>
                <v:shape id="_x0000_s1041" type="#_x0000_t202" style="position:absolute;left:62083;top:39414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2C55B413" w14:textId="77991C4D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77EFA">
        <w:rPr>
          <w:b/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16A6A3" wp14:editId="79C7E8CD">
                <wp:simplePos x="0" y="0"/>
                <wp:positionH relativeFrom="column">
                  <wp:posOffset>866775</wp:posOffset>
                </wp:positionH>
                <wp:positionV relativeFrom="paragraph">
                  <wp:posOffset>230505</wp:posOffset>
                </wp:positionV>
                <wp:extent cx="1362075" cy="1571625"/>
                <wp:effectExtent l="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15716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56676" id="Straight Arrow Connector 13" o:spid="_x0000_s1026" type="#_x0000_t32" style="position:absolute;margin-left:68.25pt;margin-top:18.15pt;width:107.25pt;height:123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" strokecolor="red" strokeweight="2pt">
                <v:stroke endarrow="open" joinstyle="miter"/>
              </v:shape>
            </w:pict>
          </mc:Fallback>
        </mc:AlternateContent>
      </w:r>
      <w:r w:rsidR="00377EFA" w:rsidRPr="00377EFA">
        <w:rPr>
          <w:b/>
          <w:noProof/>
          <w:sz w:val="28"/>
          <w:szCs w:val="28"/>
          <w:lang w:eastAsia="en-IE"/>
        </w:rPr>
        <w:t>Part A</w:t>
      </w:r>
    </w:p>
    <w:p w14:paraId="5A7EA77B" w14:textId="1CC93FC7" w:rsidR="00BE77FE" w:rsidRPr="00BE77FE" w:rsidRDefault="00377EFA" w:rsidP="003F7831">
      <w:pPr>
        <w:rPr>
          <w:bCs/>
        </w:rPr>
      </w:pPr>
      <w:r w:rsidRPr="00377EFA">
        <w:rPr>
          <w:b/>
          <w:noProof/>
          <w:lang w:eastAsia="en-IE"/>
        </w:rPr>
        <w:t>Objective</w:t>
      </w:r>
      <w:r>
        <w:rPr>
          <w:noProof/>
          <w:lang w:eastAsia="en-IE"/>
        </w:rPr>
        <w:t xml:space="preserve"> : Name and decribe each component</w:t>
      </w:r>
      <w:r w:rsidR="00BE77FE">
        <w:rPr>
          <w:noProof/>
          <w:lang w:eastAsia="en-IE"/>
        </w:rPr>
        <w:t xml:space="preserve"> </w:t>
      </w:r>
    </w:p>
    <w:p w14:paraId="4DA088D3" w14:textId="555E3994" w:rsidR="003F7831" w:rsidRDefault="00955678" w:rsidP="003F7831">
      <w:pPr>
        <w:rPr>
          <w:noProof/>
          <w:lang w:eastAsia="en-IE"/>
        </w:rPr>
      </w:pPr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0F2710" wp14:editId="1E53C4D4">
                <wp:simplePos x="0" y="0"/>
                <wp:positionH relativeFrom="column">
                  <wp:posOffset>4352925</wp:posOffset>
                </wp:positionH>
                <wp:positionV relativeFrom="paragraph">
                  <wp:posOffset>3510280</wp:posOffset>
                </wp:positionV>
                <wp:extent cx="388620" cy="37338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779AC" w14:textId="77777777" w:rsidR="00955678" w:rsidRPr="00955678" w:rsidRDefault="00955678" w:rsidP="00955678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955678">
                              <w:rPr>
                                <w:b/>
                                <w:color w:val="FF0000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F2710" id="Text Box 2" o:spid="_x0000_s1042" type="#_x0000_t202" style="position:absolute;margin-left:342.75pt;margin-top:276.4pt;width:30.6pt;height:2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" filled="f" stroked="f">
                <v:textbox style="mso-fit-shape-to-text:t">
                  <w:txbxContent>
                    <w:p w14:paraId="150779AC" w14:textId="77777777" w:rsidR="00955678" w:rsidRPr="00955678" w:rsidRDefault="00955678" w:rsidP="00955678">
                      <w:pPr>
                        <w:rPr>
                          <w:b/>
                          <w:color w:val="FF0000"/>
                        </w:rPr>
                      </w:pPr>
                      <w:r w:rsidRPr="00955678">
                        <w:rPr>
                          <w:b/>
                          <w:color w:val="FF000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48720" wp14:editId="751FD7F4">
                <wp:simplePos x="0" y="0"/>
                <wp:positionH relativeFrom="column">
                  <wp:posOffset>1924050</wp:posOffset>
                </wp:positionH>
                <wp:positionV relativeFrom="paragraph">
                  <wp:posOffset>2374899</wp:posOffset>
                </wp:positionV>
                <wp:extent cx="2390775" cy="1255395"/>
                <wp:effectExtent l="38100" t="38100" r="28575" b="209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775" cy="125539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E517" id="Straight Arrow Connector 6" o:spid="_x0000_s1026" type="#_x0000_t32" style="position:absolute;margin-left:151.5pt;margin-top:187pt;width:188.25pt;height:98.8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" strokecolor="red" strokeweight="2pt">
                <v:stroke endarrow="open" joinstyle="miter"/>
              </v:shape>
            </w:pict>
          </mc:Fallback>
        </mc:AlternateContent>
      </w:r>
      <w:r w:rsidR="003F7831">
        <w:rPr>
          <w:noProof/>
          <w:lang w:eastAsia="en-IE"/>
        </w:rPr>
        <w:drawing>
          <wp:inline distT="0" distB="0" distL="0" distR="0" wp14:anchorId="61963E46" wp14:editId="4EE7AA16">
            <wp:extent cx="5181682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003" cy="402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55"/>
        <w:gridCol w:w="3351"/>
        <w:gridCol w:w="5103"/>
      </w:tblGrid>
      <w:tr w:rsidR="00BE77FE" w14:paraId="0148B139" w14:textId="77777777" w:rsidTr="64B5C381">
        <w:tc>
          <w:tcPr>
            <w:tcW w:w="9209" w:type="dxa"/>
            <w:gridSpan w:val="3"/>
          </w:tcPr>
          <w:p w14:paraId="53578C33" w14:textId="77777777" w:rsidR="00955678" w:rsidRDefault="00BE77FE" w:rsidP="00BE77FE">
            <w:r>
              <w:t xml:space="preserve">Download </w:t>
            </w:r>
            <w:hyperlink r:id="rId8" w:history="1">
              <w:r w:rsidRPr="003E03AA">
                <w:rPr>
                  <w:rStyle w:val="Hyperlink"/>
                  <w:b/>
                  <w:bCs/>
                </w:rPr>
                <w:t>http://tinyurl.com/CW208-CAG-SIM</w:t>
              </w:r>
            </w:hyperlink>
            <w:r>
              <w:t xml:space="preserve">  </w:t>
            </w:r>
            <w:r w:rsidR="00955678">
              <w:t>PC Build Simulator.</w:t>
            </w:r>
          </w:p>
          <w:p w14:paraId="6258BC9D" w14:textId="03991C60" w:rsidR="00955678" w:rsidRDefault="64B5C381" w:rsidP="64B5C38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64B5C381">
              <w:rPr>
                <w:sz w:val="18"/>
                <w:szCs w:val="18"/>
              </w:rPr>
              <w:t xml:space="preserve">Go through steps of building a PC, as you complete the simulation find and describe in detail components A to I. To run simulator first install </w:t>
            </w:r>
            <w:hyperlink r:id="rId9">
              <w:r w:rsidRPr="64B5C381">
                <w:rPr>
                  <w:rStyle w:val="Hyperlink"/>
                  <w:sz w:val="18"/>
                  <w:szCs w:val="18"/>
                </w:rPr>
                <w:t>http://www.swffileplayer.com/</w:t>
              </w:r>
            </w:hyperlink>
            <w:r w:rsidRPr="64B5C381">
              <w:rPr>
                <w:sz w:val="18"/>
                <w:szCs w:val="18"/>
              </w:rPr>
              <w:t xml:space="preserve"> and open </w:t>
            </w:r>
            <w:r w:rsidRPr="64B5C381">
              <w:rPr>
                <w:b/>
                <w:bCs/>
                <w:i/>
                <w:iCs/>
                <w:sz w:val="18"/>
                <w:szCs w:val="18"/>
              </w:rPr>
              <w:t>RootMovie.swf</w:t>
            </w:r>
            <w:r w:rsidRPr="64B5C381">
              <w:rPr>
                <w:sz w:val="18"/>
                <w:szCs w:val="18"/>
              </w:rPr>
              <w:t xml:space="preserve"> using SWF player. A</w:t>
            </w:r>
            <w:r w:rsidRPr="64B5C381">
              <w:rPr>
                <w:rFonts w:ascii="Arial" w:eastAsia="Arial" w:hAnsi="Arial" w:cs="Arial"/>
                <w:sz w:val="18"/>
                <w:szCs w:val="18"/>
              </w:rPr>
              <w:t>lternatively</w:t>
            </w:r>
            <w:r w:rsidRPr="64B5C381">
              <w:rPr>
                <w:sz w:val="18"/>
                <w:szCs w:val="18"/>
              </w:rPr>
              <w:t xml:space="preserve"> install </w:t>
            </w:r>
            <w:hyperlink r:id="rId10">
              <w:r w:rsidRPr="64B5C38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 xml:space="preserve">Macromedia </w:t>
              </w:r>
              <w:proofErr w:type="spellStart"/>
              <w:r w:rsidRPr="64B5C38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Flashplayer</w:t>
              </w:r>
              <w:proofErr w:type="spellEnd"/>
            </w:hyperlink>
            <w:r w:rsidRPr="64B5C381">
              <w:rPr>
                <w:rFonts w:ascii="Arial" w:eastAsia="Arial" w:hAnsi="Arial" w:cs="Arial"/>
                <w:sz w:val="18"/>
                <w:szCs w:val="18"/>
              </w:rPr>
              <w:t xml:space="preserve"> . Ideally use a simulator as listed in class.</w:t>
            </w:r>
          </w:p>
        </w:tc>
      </w:tr>
      <w:tr w:rsidR="003F7831" w14:paraId="09FAFFC3" w14:textId="77777777" w:rsidTr="64B5C381">
        <w:tc>
          <w:tcPr>
            <w:tcW w:w="755" w:type="dxa"/>
          </w:tcPr>
          <w:p w14:paraId="04C43B12" w14:textId="77777777" w:rsidR="003F7831" w:rsidRDefault="003F7831" w:rsidP="00B56CB1">
            <w:r>
              <w:t>Label</w:t>
            </w:r>
          </w:p>
        </w:tc>
        <w:tc>
          <w:tcPr>
            <w:tcW w:w="3351" w:type="dxa"/>
          </w:tcPr>
          <w:p w14:paraId="771AC92D" w14:textId="1BB02633" w:rsidR="003F7831" w:rsidRDefault="003F7831" w:rsidP="00B56CB1">
            <w:r>
              <w:t>Name</w:t>
            </w:r>
            <w:r w:rsidR="00377EFA">
              <w:t xml:space="preserve"> each component</w:t>
            </w:r>
          </w:p>
        </w:tc>
        <w:tc>
          <w:tcPr>
            <w:tcW w:w="5103" w:type="dxa"/>
          </w:tcPr>
          <w:p w14:paraId="59A4B78D" w14:textId="77777777" w:rsidR="003F7831" w:rsidRDefault="003F7831" w:rsidP="00B56CB1">
            <w:r>
              <w:t>Description</w:t>
            </w:r>
          </w:p>
        </w:tc>
      </w:tr>
      <w:tr w:rsidR="003F7831" w14:paraId="1012C10C" w14:textId="77777777" w:rsidTr="64B5C381">
        <w:tc>
          <w:tcPr>
            <w:tcW w:w="755" w:type="dxa"/>
          </w:tcPr>
          <w:p w14:paraId="7D328D10" w14:textId="77777777" w:rsidR="003F7831" w:rsidRDefault="003F7831" w:rsidP="00B56CB1">
            <w:r>
              <w:t>A</w:t>
            </w:r>
          </w:p>
        </w:tc>
        <w:tc>
          <w:tcPr>
            <w:tcW w:w="3351" w:type="dxa"/>
          </w:tcPr>
          <w:p w14:paraId="175AABFB" w14:textId="69DE64A6" w:rsidR="003F7831" w:rsidRDefault="00696E17" w:rsidP="00B56CB1">
            <w:r>
              <w:t>RAM</w:t>
            </w:r>
          </w:p>
        </w:tc>
        <w:tc>
          <w:tcPr>
            <w:tcW w:w="5103" w:type="dxa"/>
          </w:tcPr>
          <w:p w14:paraId="15A2B64E" w14:textId="431C23EC" w:rsidR="003F7831" w:rsidRDefault="00696E17" w:rsidP="003F7831">
            <w:proofErr w:type="spellStart"/>
            <w:r>
              <w:t>Super fast</w:t>
            </w:r>
            <w:proofErr w:type="spellEnd"/>
            <w:r>
              <w:t xml:space="preserve"> memory</w:t>
            </w:r>
            <w:r w:rsidR="00E766E1">
              <w:t xml:space="preserve">. Gives applications places to store data on a </w:t>
            </w:r>
            <w:proofErr w:type="gramStart"/>
            <w:r w:rsidR="00E766E1">
              <w:t>short term</w:t>
            </w:r>
            <w:proofErr w:type="gramEnd"/>
            <w:r w:rsidR="00E766E1">
              <w:t xml:space="preserve"> basis.</w:t>
            </w:r>
          </w:p>
          <w:p w14:paraId="38CD86C5" w14:textId="77777777" w:rsidR="003F7831" w:rsidRDefault="003F7831" w:rsidP="003F7831"/>
        </w:tc>
      </w:tr>
      <w:tr w:rsidR="003F7831" w14:paraId="259DA2B9" w14:textId="77777777" w:rsidTr="64B5C381">
        <w:tc>
          <w:tcPr>
            <w:tcW w:w="755" w:type="dxa"/>
          </w:tcPr>
          <w:p w14:paraId="3A849F15" w14:textId="77777777" w:rsidR="003F7831" w:rsidRDefault="003F7831" w:rsidP="00B56CB1">
            <w:r>
              <w:t>B</w:t>
            </w:r>
          </w:p>
        </w:tc>
        <w:tc>
          <w:tcPr>
            <w:tcW w:w="3351" w:type="dxa"/>
          </w:tcPr>
          <w:p w14:paraId="4DA8179E" w14:textId="1011F37D" w:rsidR="003F7831" w:rsidRDefault="00E766E1" w:rsidP="00B56CB1">
            <w:r>
              <w:t>Graphics Card</w:t>
            </w:r>
          </w:p>
        </w:tc>
        <w:tc>
          <w:tcPr>
            <w:tcW w:w="5103" w:type="dxa"/>
          </w:tcPr>
          <w:p w14:paraId="6FBB3A5C" w14:textId="77777777" w:rsidR="003F7831" w:rsidRDefault="003F7831" w:rsidP="00B56CB1"/>
          <w:p w14:paraId="7CBACFC8" w14:textId="3BDA1AC9" w:rsidR="003F7831" w:rsidRDefault="00255B33" w:rsidP="00B56CB1">
            <w:r>
              <w:t>Renders images and animations</w:t>
            </w:r>
          </w:p>
        </w:tc>
      </w:tr>
      <w:tr w:rsidR="003F7831" w14:paraId="76901096" w14:textId="77777777" w:rsidTr="64B5C381">
        <w:tc>
          <w:tcPr>
            <w:tcW w:w="755" w:type="dxa"/>
          </w:tcPr>
          <w:p w14:paraId="2B784F73" w14:textId="77777777" w:rsidR="003F7831" w:rsidRDefault="003F7831" w:rsidP="00B56CB1">
            <w:r>
              <w:t>C</w:t>
            </w:r>
          </w:p>
        </w:tc>
        <w:tc>
          <w:tcPr>
            <w:tcW w:w="3351" w:type="dxa"/>
          </w:tcPr>
          <w:p w14:paraId="1539C0C2" w14:textId="09ACE63B" w:rsidR="003F7831" w:rsidRDefault="00E766E1" w:rsidP="00B56CB1">
            <w:r>
              <w:t>Fan</w:t>
            </w:r>
          </w:p>
        </w:tc>
        <w:tc>
          <w:tcPr>
            <w:tcW w:w="5103" w:type="dxa"/>
          </w:tcPr>
          <w:p w14:paraId="08B58319" w14:textId="33A22FC9" w:rsidR="003F7831" w:rsidRDefault="00E766E1" w:rsidP="00B56CB1">
            <w:r>
              <w:t>Keeps components/CPU from overheating</w:t>
            </w:r>
          </w:p>
          <w:p w14:paraId="63A499BB" w14:textId="77777777" w:rsidR="003F7831" w:rsidRDefault="003F7831" w:rsidP="00B56CB1"/>
        </w:tc>
      </w:tr>
      <w:tr w:rsidR="003F7831" w14:paraId="4FE24056" w14:textId="77777777" w:rsidTr="64B5C381">
        <w:tc>
          <w:tcPr>
            <w:tcW w:w="755" w:type="dxa"/>
          </w:tcPr>
          <w:p w14:paraId="0FD92EE6" w14:textId="77777777" w:rsidR="003F7831" w:rsidRDefault="003F7831" w:rsidP="00B56CB1">
            <w:r>
              <w:t>D</w:t>
            </w:r>
          </w:p>
        </w:tc>
        <w:tc>
          <w:tcPr>
            <w:tcW w:w="3351" w:type="dxa"/>
          </w:tcPr>
          <w:p w14:paraId="59B1DF1C" w14:textId="1FB5EEF1" w:rsidR="003F7831" w:rsidRDefault="00E766E1" w:rsidP="00B56CB1">
            <w:r>
              <w:t>Power Supply</w:t>
            </w:r>
          </w:p>
        </w:tc>
        <w:tc>
          <w:tcPr>
            <w:tcW w:w="5103" w:type="dxa"/>
          </w:tcPr>
          <w:p w14:paraId="3672FD6C" w14:textId="77777777" w:rsidR="003F7831" w:rsidRDefault="003F7831" w:rsidP="00B56CB1"/>
          <w:p w14:paraId="17C92B09" w14:textId="39425BB9" w:rsidR="003F7831" w:rsidRDefault="00E766E1" w:rsidP="00B56CB1">
            <w:r>
              <w:t>Supplies power to the pc/components.</w:t>
            </w:r>
          </w:p>
        </w:tc>
      </w:tr>
      <w:tr w:rsidR="003F7831" w14:paraId="10E92AD7" w14:textId="77777777" w:rsidTr="64B5C381">
        <w:tc>
          <w:tcPr>
            <w:tcW w:w="755" w:type="dxa"/>
          </w:tcPr>
          <w:p w14:paraId="35CB0A7F" w14:textId="77777777" w:rsidR="003F7831" w:rsidRDefault="003F7831" w:rsidP="00B56CB1">
            <w:r>
              <w:t>E</w:t>
            </w:r>
          </w:p>
        </w:tc>
        <w:tc>
          <w:tcPr>
            <w:tcW w:w="3351" w:type="dxa"/>
          </w:tcPr>
          <w:p w14:paraId="6E650760" w14:textId="5BFFD158" w:rsidR="003F7831" w:rsidRDefault="00E766E1" w:rsidP="00B56CB1">
            <w:r>
              <w:t xml:space="preserve">Hard </w:t>
            </w:r>
            <w:r w:rsidR="00255B33">
              <w:t xml:space="preserve">Disc </w:t>
            </w:r>
            <w:r>
              <w:t>Drive</w:t>
            </w:r>
          </w:p>
        </w:tc>
        <w:tc>
          <w:tcPr>
            <w:tcW w:w="5103" w:type="dxa"/>
          </w:tcPr>
          <w:p w14:paraId="7470D992" w14:textId="77777777" w:rsidR="003F7831" w:rsidRDefault="003F7831" w:rsidP="00B56CB1"/>
          <w:p w14:paraId="34D8E191" w14:textId="5D97FB6A" w:rsidR="003F7831" w:rsidRDefault="00255B33" w:rsidP="00B56CB1">
            <w:r>
              <w:t>Stores all digital content on the computer.</w:t>
            </w:r>
          </w:p>
        </w:tc>
      </w:tr>
      <w:tr w:rsidR="003F7831" w14:paraId="12A94112" w14:textId="77777777" w:rsidTr="64B5C381">
        <w:tc>
          <w:tcPr>
            <w:tcW w:w="755" w:type="dxa"/>
          </w:tcPr>
          <w:p w14:paraId="5C1D3047" w14:textId="77777777" w:rsidR="003F7831" w:rsidRDefault="003F7831" w:rsidP="00B56CB1">
            <w:r>
              <w:t>F</w:t>
            </w:r>
          </w:p>
        </w:tc>
        <w:tc>
          <w:tcPr>
            <w:tcW w:w="3351" w:type="dxa"/>
          </w:tcPr>
          <w:p w14:paraId="746B575B" w14:textId="132EE93C" w:rsidR="003F7831" w:rsidRDefault="00255B33" w:rsidP="00B56CB1">
            <w:r>
              <w:t>CD</w:t>
            </w:r>
            <w:r w:rsidR="00E766E1">
              <w:t xml:space="preserve"> Drive</w:t>
            </w:r>
          </w:p>
        </w:tc>
        <w:tc>
          <w:tcPr>
            <w:tcW w:w="5103" w:type="dxa"/>
          </w:tcPr>
          <w:p w14:paraId="28579EDE" w14:textId="77777777" w:rsidR="003F7831" w:rsidRDefault="003F7831" w:rsidP="00B56CB1"/>
          <w:p w14:paraId="55032502" w14:textId="2FBB76C5" w:rsidR="003F7831" w:rsidRDefault="00255B33" w:rsidP="00B56CB1">
            <w:r>
              <w:t>Allows use of DVDs and CDs</w:t>
            </w:r>
          </w:p>
        </w:tc>
      </w:tr>
      <w:tr w:rsidR="003F7831" w14:paraId="73BCDFC3" w14:textId="77777777" w:rsidTr="64B5C381">
        <w:tc>
          <w:tcPr>
            <w:tcW w:w="755" w:type="dxa"/>
          </w:tcPr>
          <w:p w14:paraId="02320A83" w14:textId="77777777" w:rsidR="003F7831" w:rsidRDefault="003F7831" w:rsidP="00B56CB1">
            <w:r>
              <w:t>G</w:t>
            </w:r>
          </w:p>
        </w:tc>
        <w:tc>
          <w:tcPr>
            <w:tcW w:w="3351" w:type="dxa"/>
          </w:tcPr>
          <w:p w14:paraId="5D3B717C" w14:textId="7850820F" w:rsidR="003F7831" w:rsidRDefault="00255B33" w:rsidP="00B56CB1">
            <w:r>
              <w:t>Hard Drive</w:t>
            </w:r>
          </w:p>
        </w:tc>
        <w:tc>
          <w:tcPr>
            <w:tcW w:w="5103" w:type="dxa"/>
          </w:tcPr>
          <w:p w14:paraId="4476629F" w14:textId="77777777" w:rsidR="003F7831" w:rsidRDefault="003F7831" w:rsidP="00B56CB1"/>
          <w:p w14:paraId="4C7D8507" w14:textId="75327335" w:rsidR="003F7831" w:rsidRDefault="00255B33" w:rsidP="00B56CB1">
            <w:r>
              <w:t>Stores all permanent data on the computer</w:t>
            </w:r>
          </w:p>
        </w:tc>
      </w:tr>
      <w:tr w:rsidR="003F7831" w14:paraId="06F7E64B" w14:textId="77777777" w:rsidTr="64B5C381">
        <w:tc>
          <w:tcPr>
            <w:tcW w:w="755" w:type="dxa"/>
          </w:tcPr>
          <w:p w14:paraId="2FE137C6" w14:textId="77777777" w:rsidR="003F7831" w:rsidRDefault="003F7831" w:rsidP="00B56CB1">
            <w:r>
              <w:t>H</w:t>
            </w:r>
          </w:p>
        </w:tc>
        <w:tc>
          <w:tcPr>
            <w:tcW w:w="3351" w:type="dxa"/>
          </w:tcPr>
          <w:p w14:paraId="174F1F6B" w14:textId="3DE99B96" w:rsidR="003F7831" w:rsidRDefault="00E766E1" w:rsidP="00B56CB1">
            <w:r>
              <w:t>CPU</w:t>
            </w:r>
          </w:p>
        </w:tc>
        <w:tc>
          <w:tcPr>
            <w:tcW w:w="5103" w:type="dxa"/>
          </w:tcPr>
          <w:p w14:paraId="0CB23B8A" w14:textId="4771CAC7" w:rsidR="003F7831" w:rsidRDefault="00255B33" w:rsidP="00B56CB1">
            <w:r>
              <w:t xml:space="preserve">Allows computer to interact with </w:t>
            </w:r>
            <w:proofErr w:type="spellStart"/>
            <w:r>
              <w:t>with</w:t>
            </w:r>
            <w:proofErr w:type="spellEnd"/>
            <w:r>
              <w:t xml:space="preserve"> all apps and programs on a computer</w:t>
            </w:r>
          </w:p>
          <w:p w14:paraId="517507E3" w14:textId="77777777" w:rsidR="003F7831" w:rsidRDefault="003F7831" w:rsidP="00B56CB1"/>
        </w:tc>
      </w:tr>
      <w:tr w:rsidR="00955678" w14:paraId="2F0CA540" w14:textId="77777777" w:rsidTr="64B5C381">
        <w:tc>
          <w:tcPr>
            <w:tcW w:w="755" w:type="dxa"/>
          </w:tcPr>
          <w:p w14:paraId="49B54833" w14:textId="1E67DDBC" w:rsidR="00955678" w:rsidRDefault="00955678" w:rsidP="00B56CB1">
            <w:r>
              <w:t>I</w:t>
            </w:r>
          </w:p>
        </w:tc>
        <w:tc>
          <w:tcPr>
            <w:tcW w:w="3351" w:type="dxa"/>
          </w:tcPr>
          <w:p w14:paraId="4A9FB50D" w14:textId="30FAFA38" w:rsidR="00955678" w:rsidRDefault="00E766E1" w:rsidP="00B56CB1">
            <w:r>
              <w:t>Motherboard</w:t>
            </w:r>
          </w:p>
        </w:tc>
        <w:tc>
          <w:tcPr>
            <w:tcW w:w="5103" w:type="dxa"/>
          </w:tcPr>
          <w:p w14:paraId="57D840DB" w14:textId="47926D72" w:rsidR="00955678" w:rsidRDefault="00255B33" w:rsidP="00B56CB1">
            <w:r>
              <w:t>Connects all hardware to the processor</w:t>
            </w:r>
          </w:p>
          <w:p w14:paraId="6BF19C78" w14:textId="360E2618" w:rsidR="00955678" w:rsidRDefault="00955678" w:rsidP="00B56CB1"/>
        </w:tc>
      </w:tr>
    </w:tbl>
    <w:p w14:paraId="75661806" w14:textId="77777777" w:rsidR="00AD16D8" w:rsidRDefault="00AD16D8" w:rsidP="00050B64">
      <w:pPr>
        <w:rPr>
          <w:b/>
          <w:sz w:val="28"/>
          <w:szCs w:val="28"/>
        </w:rPr>
      </w:pPr>
    </w:p>
    <w:p w14:paraId="10049223" w14:textId="68B4A32D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>Part B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03419505" w14:textId="227BA652" w:rsidR="00377EFA" w:rsidRDefault="00377EFA" w:rsidP="00377EFA">
      <w:r>
        <w:t xml:space="preserve">Compare a pre-assembled system and the components that could be assembled to build a comparable system.  After completing this </w:t>
      </w:r>
      <w:r w:rsidR="00AD16D8">
        <w:t>practical</w:t>
      </w:r>
      <w:r>
        <w:t>, you should be able to:</w:t>
      </w:r>
    </w:p>
    <w:p w14:paraId="4D9A3E34" w14:textId="77777777" w:rsidR="00377EFA" w:rsidRDefault="00377EFA" w:rsidP="00377EFA">
      <w:pPr>
        <w:pStyle w:val="ListParagraph"/>
        <w:numPr>
          <w:ilvl w:val="0"/>
          <w:numId w:val="1"/>
        </w:numPr>
      </w:pPr>
      <w:r>
        <w:t>Identify the components of a pre-assembled system</w:t>
      </w:r>
    </w:p>
    <w:p w14:paraId="7660BD34" w14:textId="77777777" w:rsidR="00377EFA" w:rsidRDefault="00377EFA" w:rsidP="00377EFA">
      <w:pPr>
        <w:pStyle w:val="ListParagraph"/>
        <w:numPr>
          <w:ilvl w:val="0"/>
          <w:numId w:val="1"/>
        </w:numPr>
      </w:pPr>
      <w:r>
        <w:t>Locate prices for components needed to assemble a comparable system</w:t>
      </w:r>
    </w:p>
    <w:p w14:paraId="500F7C2B" w14:textId="198FDF23" w:rsidR="00377EFA" w:rsidRDefault="00377EFA" w:rsidP="00377EFA">
      <w:pPr>
        <w:pStyle w:val="ListParagraph"/>
        <w:numPr>
          <w:ilvl w:val="0"/>
          <w:numId w:val="1"/>
        </w:numPr>
      </w:pPr>
      <w:r>
        <w:t>Compare the cost of a pre-assembled system and a self-assembled system.</w:t>
      </w:r>
    </w:p>
    <w:p w14:paraId="1F3EA14A" w14:textId="44FF63E2" w:rsidR="00377EFA" w:rsidRDefault="64B5C381" w:rsidP="00377EFA">
      <w:r>
        <w:t xml:space="preserve">If you can’t find exact match for components, find the closest possible substitute.  Use the Internet and available computer-related publications as your sources for information.  Examples of websites for computer parts </w:t>
      </w:r>
      <w:hyperlink r:id="rId11">
        <w:r w:rsidRPr="64B5C381">
          <w:rPr>
            <w:rStyle w:val="Hyperlink"/>
          </w:rPr>
          <w:t>www.komplett.ie</w:t>
        </w:r>
      </w:hyperlink>
      <w:r>
        <w:t xml:space="preserve">, </w:t>
      </w:r>
      <w:hyperlink r:id="rId12">
        <w:r w:rsidRPr="64B5C381">
          <w:rPr>
            <w:rStyle w:val="Hyperlink"/>
          </w:rPr>
          <w:t>www.dell.ie</w:t>
        </w:r>
      </w:hyperlink>
      <w:r>
        <w:t xml:space="preserve">, </w:t>
      </w:r>
      <w:hyperlink r:id="rId13">
        <w:r w:rsidRPr="64B5C381">
          <w:rPr>
            <w:rStyle w:val="Hyperlink"/>
          </w:rPr>
          <w:t>www.custompc.ie</w:t>
        </w:r>
      </w:hyperlink>
      <w:r>
        <w:t xml:space="preserve"> </w:t>
      </w:r>
      <w:hyperlink r:id="rId14">
        <w:r w:rsidRPr="64B5C381">
          <w:rPr>
            <w:rStyle w:val="Hyperlink"/>
          </w:rPr>
          <w:t>www.amazon.de</w:t>
        </w:r>
      </w:hyperlink>
      <w:r>
        <w:t xml:space="preserve"> </w:t>
      </w:r>
    </w:p>
    <w:p w14:paraId="632E2C5A" w14:textId="014E97D2" w:rsidR="64B5C381" w:rsidRDefault="64B5C381" w:rsidP="64B5C381">
      <w:r>
        <w:t>MAKE SURE TO INCLUDE VALID LINKS TO WEB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6"/>
        <w:gridCol w:w="3011"/>
        <w:gridCol w:w="3605"/>
      </w:tblGrid>
      <w:tr w:rsidR="00FB560C" w14:paraId="2D441A24" w14:textId="7382D64E" w:rsidTr="64B5C381">
        <w:tc>
          <w:tcPr>
            <w:tcW w:w="0" w:type="auto"/>
          </w:tcPr>
          <w:p w14:paraId="11B4283E" w14:textId="77777777" w:rsidR="00FB560C" w:rsidRDefault="00FB560C" w:rsidP="00062A59"/>
        </w:tc>
        <w:tc>
          <w:tcPr>
            <w:tcW w:w="3011" w:type="dxa"/>
          </w:tcPr>
          <w:p w14:paraId="76015C70" w14:textId="6A2B39AE" w:rsidR="00FB560C" w:rsidRPr="00F51E81" w:rsidRDefault="00FB560C" w:rsidP="00062A59">
            <w:pPr>
              <w:jc w:val="center"/>
              <w:rPr>
                <w:b/>
              </w:rPr>
            </w:pPr>
            <w:r>
              <w:rPr>
                <w:b/>
              </w:rPr>
              <w:t xml:space="preserve">Pre-Assembled </w:t>
            </w:r>
            <w:r w:rsidRPr="00F51E81">
              <w:rPr>
                <w:b/>
              </w:rPr>
              <w:t>Computer Package</w:t>
            </w:r>
          </w:p>
        </w:tc>
        <w:tc>
          <w:tcPr>
            <w:tcW w:w="3605" w:type="dxa"/>
          </w:tcPr>
          <w:p w14:paraId="2CB309D1" w14:textId="77777777" w:rsidR="00FB560C" w:rsidRDefault="00FB560C" w:rsidP="00062A59">
            <w:pPr>
              <w:jc w:val="center"/>
              <w:rPr>
                <w:b/>
              </w:rPr>
            </w:pPr>
            <w:r w:rsidRPr="00F51E81">
              <w:rPr>
                <w:b/>
              </w:rPr>
              <w:t>Computer Package</w:t>
            </w:r>
          </w:p>
          <w:p w14:paraId="7D64568F" w14:textId="01B5B015" w:rsidR="00FB560C" w:rsidRDefault="00FB560C" w:rsidP="00062A59">
            <w:pPr>
              <w:jc w:val="center"/>
              <w:rPr>
                <w:b/>
              </w:rPr>
            </w:pPr>
            <w:r>
              <w:rPr>
                <w:b/>
              </w:rPr>
              <w:t>Components</w:t>
            </w:r>
          </w:p>
        </w:tc>
      </w:tr>
      <w:tr w:rsidR="00FB560C" w14:paraId="367EE21C" w14:textId="0D599F44" w:rsidTr="64B5C381">
        <w:tc>
          <w:tcPr>
            <w:tcW w:w="0" w:type="auto"/>
          </w:tcPr>
          <w:p w14:paraId="28ABAEAC" w14:textId="77777777" w:rsidR="00FB560C" w:rsidRPr="001904A4" w:rsidRDefault="00FB560C" w:rsidP="00062A59">
            <w:pPr>
              <w:rPr>
                <w:b/>
              </w:rPr>
            </w:pPr>
            <w:r w:rsidRPr="001904A4">
              <w:rPr>
                <w:b/>
              </w:rPr>
              <w:t>CPU</w:t>
            </w:r>
          </w:p>
        </w:tc>
        <w:tc>
          <w:tcPr>
            <w:tcW w:w="3011" w:type="dxa"/>
          </w:tcPr>
          <w:p w14:paraId="38218B8D" w14:textId="77777777" w:rsidR="00E45580" w:rsidRPr="00E45580" w:rsidRDefault="00E45580" w:rsidP="00E45580">
            <w:pPr>
              <w:numPr>
                <w:ilvl w:val="0"/>
                <w:numId w:val="3"/>
              </w:numPr>
              <w:shd w:val="clear" w:color="auto" w:fill="FFFFFF"/>
              <w:spacing w:before="100" w:beforeAutospacing="1"/>
              <w:ind w:left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E455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Intel® Core™ i7-10700K</w:t>
            </w:r>
          </w:p>
          <w:p w14:paraId="5D58BCEC" w14:textId="77777777" w:rsidR="00FB560C" w:rsidRDefault="00FB560C" w:rsidP="00062A59"/>
          <w:p w14:paraId="30548BAB" w14:textId="77777777" w:rsidR="00FB560C" w:rsidRDefault="00FB560C" w:rsidP="00062A59"/>
        </w:tc>
        <w:tc>
          <w:tcPr>
            <w:tcW w:w="3605" w:type="dxa"/>
          </w:tcPr>
          <w:p w14:paraId="423FBC29" w14:textId="4A8FBED5" w:rsidR="00FB560C" w:rsidRDefault="00D9493C" w:rsidP="00062A59">
            <w:ins w:id="0" w:author="(Student) - Jake Mc Donnell" w:date="2021-10-27T16:11:00Z">
              <w:r w:rsidRPr="00D9493C">
                <w:t>Intel Core i5-9400F 9th Gen Processor</w:t>
              </w:r>
            </w:ins>
          </w:p>
        </w:tc>
      </w:tr>
      <w:tr w:rsidR="00FB560C" w14:paraId="7847F1FD" w14:textId="22223D2C" w:rsidTr="64B5C381">
        <w:tc>
          <w:tcPr>
            <w:tcW w:w="9242" w:type="dxa"/>
            <w:gridSpan w:val="3"/>
          </w:tcPr>
          <w:p w14:paraId="16919761" w14:textId="26245F3F" w:rsidR="00FB560C" w:rsidRPr="001904A4" w:rsidRDefault="64B5C381" w:rsidP="64B5C381">
            <w:pPr>
              <w:rPr>
                <w:b/>
                <w:bCs/>
              </w:rPr>
            </w:pPr>
            <w:r w:rsidRPr="64B5C381">
              <w:rPr>
                <w:b/>
                <w:bCs/>
              </w:rPr>
              <w:t>Storage / Memory</w:t>
            </w:r>
          </w:p>
        </w:tc>
      </w:tr>
      <w:tr w:rsidR="00FB560C" w14:paraId="75B1884D" w14:textId="6A692845" w:rsidTr="64B5C381">
        <w:tc>
          <w:tcPr>
            <w:tcW w:w="0" w:type="auto"/>
          </w:tcPr>
          <w:tbl>
            <w:tblPr>
              <w:tblStyle w:val="TableGrid"/>
              <w:tblW w:w="24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0"/>
            </w:tblGrid>
            <w:tr w:rsidR="00FB560C" w14:paraId="74845DFB" w14:textId="77777777" w:rsidTr="64B5C381">
              <w:tc>
                <w:tcPr>
                  <w:tcW w:w="2410" w:type="dxa"/>
                </w:tcPr>
                <w:p w14:paraId="6496493C" w14:textId="77777777" w:rsidR="00FB560C" w:rsidRDefault="00FB560C" w:rsidP="00062A59"/>
              </w:tc>
            </w:tr>
            <w:tr w:rsidR="00FB560C" w14:paraId="26D8A96A" w14:textId="77777777" w:rsidTr="64B5C381">
              <w:tc>
                <w:tcPr>
                  <w:tcW w:w="2410" w:type="dxa"/>
                </w:tcPr>
                <w:p w14:paraId="17B611E4" w14:textId="61D09DA4" w:rsidR="00FB560C" w:rsidRDefault="64B5C381" w:rsidP="64B5C381">
                  <w:r>
                    <w:t>RAM</w:t>
                  </w:r>
                </w:p>
                <w:p w14:paraId="3ED9066F" w14:textId="77777777" w:rsidR="00FB560C" w:rsidRDefault="00FB560C" w:rsidP="00062A59"/>
              </w:tc>
            </w:tr>
            <w:tr w:rsidR="00FB560C" w14:paraId="0BA5B74D" w14:textId="77777777" w:rsidTr="64B5C381">
              <w:tc>
                <w:tcPr>
                  <w:tcW w:w="2410" w:type="dxa"/>
                </w:tcPr>
                <w:p w14:paraId="60E82039" w14:textId="77777777" w:rsidR="00FB560C" w:rsidRDefault="00FB560C" w:rsidP="00062A59"/>
                <w:p w14:paraId="74FC3C64" w14:textId="41B37215" w:rsidR="00FB560C" w:rsidRDefault="64B5C381" w:rsidP="00062A59">
                  <w:r>
                    <w:t>Hard Drive</w:t>
                  </w:r>
                </w:p>
              </w:tc>
            </w:tr>
            <w:tr w:rsidR="00FB560C" w14:paraId="34E2C183" w14:textId="77777777" w:rsidTr="64B5C381">
              <w:tc>
                <w:tcPr>
                  <w:tcW w:w="2410" w:type="dxa"/>
                </w:tcPr>
                <w:p w14:paraId="124324AD" w14:textId="23ADC992" w:rsidR="00FB560C" w:rsidRDefault="00FB560C" w:rsidP="64B5C381"/>
              </w:tc>
            </w:tr>
          </w:tbl>
          <w:p w14:paraId="7A268F0F" w14:textId="77777777" w:rsidR="00FB560C" w:rsidRDefault="00FB560C" w:rsidP="00062A59"/>
        </w:tc>
        <w:tc>
          <w:tcPr>
            <w:tcW w:w="301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5"/>
            </w:tblGrid>
            <w:tr w:rsidR="00FB560C" w14:paraId="27A84345" w14:textId="77777777" w:rsidTr="00FB560C">
              <w:tc>
                <w:tcPr>
                  <w:tcW w:w="6833" w:type="dxa"/>
                </w:tcPr>
                <w:p w14:paraId="0E6DDC47" w14:textId="77777777" w:rsidR="00FB560C" w:rsidRDefault="00FB560C" w:rsidP="00062A59"/>
              </w:tc>
            </w:tr>
            <w:tr w:rsidR="00FB560C" w14:paraId="36E6DCE7" w14:textId="77777777" w:rsidTr="00FB560C">
              <w:tc>
                <w:tcPr>
                  <w:tcW w:w="6833" w:type="dxa"/>
                </w:tcPr>
                <w:p w14:paraId="3EE37406" w14:textId="588A0CD1" w:rsidR="00FB560C" w:rsidRDefault="00743B15" w:rsidP="00062A59">
                  <w:r w:rsidRPr="00743B15">
                    <w:t>6GB Corsair VENGEANCE 3000MHz</w:t>
                  </w:r>
                </w:p>
              </w:tc>
            </w:tr>
            <w:tr w:rsidR="00FB560C" w14:paraId="5E028DB9" w14:textId="77777777" w:rsidTr="00FB560C">
              <w:tc>
                <w:tcPr>
                  <w:tcW w:w="6833" w:type="dxa"/>
                </w:tcPr>
                <w:p w14:paraId="3DA0D46F" w14:textId="77777777" w:rsidR="00FB560C" w:rsidRDefault="00FB560C" w:rsidP="00062A59"/>
              </w:tc>
            </w:tr>
            <w:tr w:rsidR="00FB560C" w14:paraId="1BE81CC7" w14:textId="77777777" w:rsidTr="00FB560C">
              <w:tc>
                <w:tcPr>
                  <w:tcW w:w="6833" w:type="dxa"/>
                </w:tcPr>
                <w:p w14:paraId="0FED4120" w14:textId="77777777" w:rsidR="00FB560C" w:rsidRDefault="00FB560C" w:rsidP="00062A59"/>
              </w:tc>
            </w:tr>
          </w:tbl>
          <w:p w14:paraId="73C3AC94" w14:textId="77777777" w:rsidR="00743B15" w:rsidRPr="00743B15" w:rsidRDefault="00743B15" w:rsidP="00743B15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743B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2TB SEAGATE BARRACUDA HDD</w:t>
            </w:r>
          </w:p>
          <w:p w14:paraId="32A4C1F4" w14:textId="77777777" w:rsidR="00FB560C" w:rsidRDefault="00FB560C" w:rsidP="00062A59"/>
        </w:tc>
        <w:tc>
          <w:tcPr>
            <w:tcW w:w="3605" w:type="dxa"/>
          </w:tcPr>
          <w:p w14:paraId="5F3ADC92" w14:textId="63E9F75B" w:rsidR="00D9493C" w:rsidRDefault="00D9493C" w:rsidP="00062A59">
            <w:pPr>
              <w:rPr>
                <w:ins w:id="1" w:author="(Student) - Jake Mc Donnell" w:date="2021-10-27T16:12:00Z"/>
              </w:rPr>
            </w:pPr>
            <w:ins w:id="2" w:author="(Student) - Jake Mc Donnell" w:date="2021-10-27T16:12:00Z">
              <w:r w:rsidRPr="00D9493C">
                <w:t xml:space="preserve">ADATA XPG </w:t>
              </w:r>
              <w:proofErr w:type="spellStart"/>
              <w:r w:rsidRPr="00D9493C">
                <w:t>Gammix</w:t>
              </w:r>
              <w:proofErr w:type="spellEnd"/>
              <w:r w:rsidRPr="00D9493C">
                <w:t xml:space="preserve"> D10 8GB (1x8GB) 3000MHZ DDR4 RAM</w:t>
              </w:r>
            </w:ins>
          </w:p>
          <w:p w14:paraId="448D9F0A" w14:textId="77777777" w:rsidR="00D9493C" w:rsidRPr="00D9493C" w:rsidRDefault="00D9493C" w:rsidP="00D9493C">
            <w:pPr>
              <w:rPr>
                <w:ins w:id="3" w:author="(Student) - Jake Mc Donnell" w:date="2021-10-27T16:12:00Z"/>
              </w:rPr>
            </w:pPr>
          </w:p>
          <w:p w14:paraId="21C338E0" w14:textId="081B15BB" w:rsidR="00D9493C" w:rsidRDefault="00D9493C" w:rsidP="00D9493C">
            <w:pPr>
              <w:rPr>
                <w:ins w:id="4" w:author="(Student) - Jake Mc Donnell" w:date="2021-10-27T16:12:00Z"/>
              </w:rPr>
            </w:pPr>
          </w:p>
          <w:p w14:paraId="121D6B45" w14:textId="0DA902B9" w:rsidR="00D9493C" w:rsidRDefault="00D9493C" w:rsidP="00D9493C">
            <w:pPr>
              <w:rPr>
                <w:ins w:id="5" w:author="(Student) - Jake Mc Donnell" w:date="2021-10-27T16:12:00Z"/>
              </w:rPr>
            </w:pPr>
          </w:p>
          <w:p w14:paraId="27DA1FB7" w14:textId="75FF8545" w:rsidR="00D9493C" w:rsidRDefault="00D9493C" w:rsidP="00D9493C">
            <w:pPr>
              <w:rPr>
                <w:ins w:id="6" w:author="(Student) - Jake Mc Donnell" w:date="2021-10-27T16:12:00Z"/>
              </w:rPr>
            </w:pPr>
          </w:p>
          <w:p w14:paraId="66A8A771" w14:textId="3EFCFAC0" w:rsidR="00FB560C" w:rsidRPr="00D9493C" w:rsidRDefault="00D9493C" w:rsidP="00D9493C">
            <w:ins w:id="7" w:author="(Student) - Jake Mc Donnell" w:date="2021-10-27T16:12:00Z">
              <w:r w:rsidRPr="00D9493C">
                <w:t>Kingston A400 240GB 2.5" SSD Solid State Drive</w:t>
              </w:r>
            </w:ins>
          </w:p>
        </w:tc>
      </w:tr>
      <w:tr w:rsidR="00FB560C" w14:paraId="67284B1A" w14:textId="702CB064" w:rsidTr="64B5C381">
        <w:tc>
          <w:tcPr>
            <w:tcW w:w="9242" w:type="dxa"/>
            <w:gridSpan w:val="3"/>
          </w:tcPr>
          <w:p w14:paraId="7D77E6FB" w14:textId="2BDECB8A" w:rsidR="00FB560C" w:rsidRPr="001904A4" w:rsidRDefault="00FB560C" w:rsidP="00062A59">
            <w:pPr>
              <w:rPr>
                <w:b/>
              </w:rPr>
            </w:pPr>
            <w:proofErr w:type="spellStart"/>
            <w:r w:rsidRPr="001904A4">
              <w:rPr>
                <w:b/>
              </w:rPr>
              <w:t>Input/Output</w:t>
            </w:r>
            <w:proofErr w:type="spellEnd"/>
          </w:p>
        </w:tc>
      </w:tr>
      <w:tr w:rsidR="00FB560C" w14:paraId="719637AA" w14:textId="7BE538B8" w:rsidTr="64B5C381">
        <w:tc>
          <w:tcPr>
            <w:tcW w:w="0" w:type="auto"/>
          </w:tcPr>
          <w:tbl>
            <w:tblPr>
              <w:tblStyle w:val="TableGrid"/>
              <w:tblW w:w="24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0"/>
            </w:tblGrid>
            <w:tr w:rsidR="00FB560C" w14:paraId="1FA94C54" w14:textId="77777777" w:rsidTr="00FB560C">
              <w:tc>
                <w:tcPr>
                  <w:tcW w:w="2410" w:type="dxa"/>
                </w:tcPr>
                <w:p w14:paraId="0FD61212" w14:textId="77777777" w:rsidR="00FB560C" w:rsidRDefault="00FB560C" w:rsidP="00062A59">
                  <w:r>
                    <w:t>Keyboard</w:t>
                  </w:r>
                </w:p>
                <w:p w14:paraId="227FE60D" w14:textId="77777777" w:rsidR="00FB560C" w:rsidRDefault="00FB560C" w:rsidP="00062A59"/>
              </w:tc>
            </w:tr>
            <w:tr w:rsidR="00FB560C" w14:paraId="3548F9E3" w14:textId="77777777" w:rsidTr="00FB560C">
              <w:tc>
                <w:tcPr>
                  <w:tcW w:w="2410" w:type="dxa"/>
                </w:tcPr>
                <w:p w14:paraId="3CE1F08F" w14:textId="77777777" w:rsidR="00FB560C" w:rsidRDefault="00FB560C" w:rsidP="00062A59">
                  <w:r>
                    <w:t>Pointing Device</w:t>
                  </w:r>
                </w:p>
                <w:p w14:paraId="42D660B6" w14:textId="77777777" w:rsidR="00FB560C" w:rsidRDefault="00FB560C" w:rsidP="00062A59"/>
              </w:tc>
            </w:tr>
            <w:tr w:rsidR="00FB560C" w14:paraId="5824B3E7" w14:textId="77777777" w:rsidTr="00FB560C">
              <w:tc>
                <w:tcPr>
                  <w:tcW w:w="2410" w:type="dxa"/>
                </w:tcPr>
                <w:p w14:paraId="4BA75627" w14:textId="5D7997CA" w:rsidR="00FB560C" w:rsidRDefault="00FB560C" w:rsidP="00062A59">
                  <w:r>
                    <w:t>Monitor</w:t>
                  </w:r>
                </w:p>
                <w:p w14:paraId="6DA0E417" w14:textId="77777777" w:rsidR="00FB560C" w:rsidRDefault="00FB560C" w:rsidP="00062A59"/>
                <w:p w14:paraId="505B42F6" w14:textId="77777777" w:rsidR="00FB560C" w:rsidRDefault="00FB560C" w:rsidP="00062A59"/>
              </w:tc>
            </w:tr>
            <w:tr w:rsidR="00FB560C" w14:paraId="01539741" w14:textId="77777777" w:rsidTr="00FB560C">
              <w:tc>
                <w:tcPr>
                  <w:tcW w:w="2410" w:type="dxa"/>
                </w:tcPr>
                <w:p w14:paraId="13168B46" w14:textId="77777777" w:rsidR="00FB560C" w:rsidRDefault="00FB560C" w:rsidP="00062A59">
                  <w:r>
                    <w:t>Speakers</w:t>
                  </w:r>
                </w:p>
                <w:p w14:paraId="62E9B48D" w14:textId="77777777" w:rsidR="00FB560C" w:rsidRDefault="00FB560C" w:rsidP="00062A59"/>
                <w:p w14:paraId="3AC060EF" w14:textId="77777777" w:rsidR="00FB560C" w:rsidRDefault="00FB560C" w:rsidP="00062A59"/>
              </w:tc>
            </w:tr>
            <w:tr w:rsidR="00FB560C" w14:paraId="47D80BB1" w14:textId="77777777" w:rsidTr="00FB560C">
              <w:tc>
                <w:tcPr>
                  <w:tcW w:w="2410" w:type="dxa"/>
                </w:tcPr>
                <w:p w14:paraId="7EDE57B3" w14:textId="77777777" w:rsidR="00FB560C" w:rsidRDefault="00FB560C" w:rsidP="00062A59">
                  <w:r>
                    <w:t>Network Adapter</w:t>
                  </w:r>
                </w:p>
                <w:p w14:paraId="32D76BFC" w14:textId="77777777" w:rsidR="00FB560C" w:rsidRDefault="00FB560C" w:rsidP="00062A59"/>
                <w:p w14:paraId="0D566E74" w14:textId="77777777" w:rsidR="00FB560C" w:rsidRDefault="00FB560C" w:rsidP="00062A59"/>
              </w:tc>
            </w:tr>
            <w:tr w:rsidR="00FB560C" w14:paraId="34EA77A6" w14:textId="77777777" w:rsidTr="00FB560C">
              <w:tc>
                <w:tcPr>
                  <w:tcW w:w="2410" w:type="dxa"/>
                </w:tcPr>
                <w:p w14:paraId="559AF65F" w14:textId="77777777" w:rsidR="00FB560C" w:rsidRDefault="00FB560C" w:rsidP="00062A59"/>
              </w:tc>
            </w:tr>
            <w:tr w:rsidR="00FB560C" w14:paraId="28BFD74E" w14:textId="77777777" w:rsidTr="00FB560C">
              <w:tc>
                <w:tcPr>
                  <w:tcW w:w="2410" w:type="dxa"/>
                </w:tcPr>
                <w:p w14:paraId="13D68BDA" w14:textId="77777777" w:rsidR="00FB560C" w:rsidRDefault="00FB560C" w:rsidP="00062A59"/>
              </w:tc>
            </w:tr>
          </w:tbl>
          <w:p w14:paraId="46455DF1" w14:textId="77777777" w:rsidR="00FB560C" w:rsidRDefault="00FB560C" w:rsidP="00062A59"/>
        </w:tc>
        <w:tc>
          <w:tcPr>
            <w:tcW w:w="3011" w:type="dxa"/>
          </w:tcPr>
          <w:p w14:paraId="13D51BBF" w14:textId="152F7DA9" w:rsidR="00D1027B" w:rsidRDefault="00D1027B" w:rsidP="00062A59">
            <w:r>
              <w:t>Not Included</w:t>
            </w:r>
          </w:p>
          <w:p w14:paraId="59F47F01" w14:textId="13B93590" w:rsidR="00D1027B" w:rsidRDefault="00D1027B" w:rsidP="00D1027B"/>
          <w:p w14:paraId="434893E1" w14:textId="54133A0D" w:rsidR="00D1027B" w:rsidRDefault="00D1027B" w:rsidP="00D1027B">
            <w:r>
              <w:t>Not Included</w:t>
            </w:r>
          </w:p>
          <w:p w14:paraId="00A6D55A" w14:textId="1B537BE5" w:rsidR="00D1027B" w:rsidRDefault="00D1027B" w:rsidP="00D1027B"/>
          <w:p w14:paraId="6CC4BB62" w14:textId="03B8D478" w:rsidR="00D1027B" w:rsidRDefault="00D1027B" w:rsidP="00D1027B">
            <w:r>
              <w:t>Not Included</w:t>
            </w:r>
          </w:p>
          <w:p w14:paraId="64BBB76A" w14:textId="107843B7" w:rsidR="00D1027B" w:rsidRDefault="00D1027B" w:rsidP="00D1027B"/>
          <w:p w14:paraId="70CA6DAA" w14:textId="20DDF6B7" w:rsidR="00D1027B" w:rsidRDefault="00D1027B" w:rsidP="00D1027B"/>
          <w:p w14:paraId="7E4E89F1" w14:textId="5A6B12FA" w:rsidR="00D1027B" w:rsidRDefault="00D1027B" w:rsidP="00D1027B">
            <w:r>
              <w:t>Not Included</w:t>
            </w:r>
          </w:p>
          <w:p w14:paraId="58C3DF9A" w14:textId="6D660E87" w:rsidR="00D1027B" w:rsidRDefault="00D1027B" w:rsidP="00D1027B"/>
          <w:p w14:paraId="7F484D58" w14:textId="13CC365D" w:rsidR="00D1027B" w:rsidRDefault="00D1027B" w:rsidP="00D1027B"/>
          <w:p w14:paraId="1C4E37F9" w14:textId="00C566A4" w:rsidR="00FB560C" w:rsidRPr="00D1027B" w:rsidRDefault="00D1027B" w:rsidP="00D1027B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SUS® ROG STRIX Z590-E GAMING WIFI</w:t>
            </w:r>
          </w:p>
        </w:tc>
        <w:tc>
          <w:tcPr>
            <w:tcW w:w="3605" w:type="dxa"/>
          </w:tcPr>
          <w:p w14:paraId="23BDEFB2" w14:textId="5AA28629" w:rsidR="00D9493C" w:rsidRDefault="00D9493C" w:rsidP="00062A59">
            <w:pPr>
              <w:rPr>
                <w:ins w:id="8" w:author="(Student) - Jake Mc Donnell" w:date="2021-10-27T16:13:00Z"/>
              </w:rPr>
            </w:pPr>
            <w:ins w:id="9" w:author="(Student) - Jake Mc Donnell" w:date="2021-10-27T16:13:00Z">
              <w:r w:rsidRPr="00D9493C">
                <w:t>Not Included</w:t>
              </w:r>
            </w:ins>
          </w:p>
          <w:p w14:paraId="2801C550" w14:textId="66FB4F8C" w:rsidR="00D9493C" w:rsidRDefault="00D9493C" w:rsidP="00D9493C">
            <w:pPr>
              <w:rPr>
                <w:ins w:id="10" w:author="(Student) - Jake Mc Donnell" w:date="2021-10-27T16:13:00Z"/>
              </w:rPr>
            </w:pPr>
          </w:p>
          <w:p w14:paraId="24C49EBD" w14:textId="201D25F1" w:rsidR="00D9493C" w:rsidRDefault="00D9493C" w:rsidP="00D9493C">
            <w:pPr>
              <w:rPr>
                <w:ins w:id="11" w:author="(Student) - Jake Mc Donnell" w:date="2021-10-27T16:16:00Z"/>
              </w:rPr>
            </w:pPr>
            <w:ins w:id="12" w:author="(Student) - Jake Mc Donnell" w:date="2021-10-27T16:16:00Z">
              <w:r w:rsidRPr="00D9493C">
                <w:t>LOGITECH M185 Wireless Optical Mouse</w:t>
              </w:r>
            </w:ins>
          </w:p>
          <w:p w14:paraId="389AEF0A" w14:textId="77777777" w:rsidR="00D9493C" w:rsidRDefault="00D9493C" w:rsidP="00D9493C">
            <w:pPr>
              <w:rPr>
                <w:ins w:id="13" w:author="(Student) - Jake Mc Donnell" w:date="2021-10-27T16:13:00Z"/>
              </w:rPr>
            </w:pPr>
          </w:p>
          <w:p w14:paraId="06CC9A6A" w14:textId="7F77053C" w:rsidR="00D9493C" w:rsidRDefault="00D9493C" w:rsidP="00D9493C">
            <w:pPr>
              <w:rPr>
                <w:ins w:id="14" w:author="(Student) - Jake Mc Donnell" w:date="2021-10-27T16:13:00Z"/>
              </w:rPr>
            </w:pPr>
            <w:ins w:id="15" w:author="(Student) - Jake Mc Donnell" w:date="2021-10-27T16:15:00Z">
              <w:r w:rsidRPr="00D9493C">
                <w:t>Fellowes Rotating Monitor Riser Graphite (Platform rotates 45 degrees 14kg capacity) 9145003</w:t>
              </w:r>
            </w:ins>
          </w:p>
          <w:p w14:paraId="7B65F319" w14:textId="112BF9B3" w:rsidR="00D9493C" w:rsidRDefault="00D9493C" w:rsidP="00D9493C">
            <w:pPr>
              <w:rPr>
                <w:ins w:id="16" w:author="(Student) - Jake Mc Donnell" w:date="2021-10-27T16:13:00Z"/>
              </w:rPr>
            </w:pPr>
          </w:p>
          <w:p w14:paraId="5F1705FE" w14:textId="085B1EA8" w:rsidR="00D9493C" w:rsidRDefault="00D9493C" w:rsidP="00D9493C">
            <w:pPr>
              <w:rPr>
                <w:ins w:id="17" w:author="(Student) - Jake Mc Donnell" w:date="2021-10-27T16:14:00Z"/>
              </w:rPr>
            </w:pPr>
            <w:ins w:id="18" w:author="(Student) - Jake Mc Donnell" w:date="2021-10-27T16:13:00Z">
              <w:r w:rsidRPr="00D9493C">
                <w:t>Not Included</w:t>
              </w:r>
            </w:ins>
          </w:p>
          <w:p w14:paraId="2AB3D74B" w14:textId="50571DEE" w:rsidR="00D9493C" w:rsidRDefault="00D9493C" w:rsidP="00D9493C">
            <w:pPr>
              <w:rPr>
                <w:ins w:id="19" w:author="(Student) - Jake Mc Donnell" w:date="2021-10-27T16:14:00Z"/>
              </w:rPr>
            </w:pPr>
          </w:p>
          <w:p w14:paraId="39240A74" w14:textId="36B1D98F" w:rsidR="00D9493C" w:rsidRDefault="00D9493C" w:rsidP="00D9493C">
            <w:pPr>
              <w:rPr>
                <w:ins w:id="20" w:author="(Student) - Jake Mc Donnell" w:date="2021-10-27T16:14:00Z"/>
              </w:rPr>
            </w:pPr>
          </w:p>
          <w:p w14:paraId="5FF41F7C" w14:textId="05B3E0F5" w:rsidR="00FB560C" w:rsidRPr="00D9493C" w:rsidRDefault="00D9493C" w:rsidP="00D9493C">
            <w:ins w:id="21" w:author="(Student) - Jake Mc Donnell" w:date="2021-10-27T16:14:00Z">
              <w:r w:rsidRPr="00D9493C">
                <w:t>Not Included</w:t>
              </w:r>
            </w:ins>
          </w:p>
        </w:tc>
      </w:tr>
      <w:tr w:rsidR="00FB560C" w14:paraId="0DE00444" w14:textId="48A13516" w:rsidTr="64B5C381">
        <w:tc>
          <w:tcPr>
            <w:tcW w:w="0" w:type="auto"/>
          </w:tcPr>
          <w:p w14:paraId="30038907" w14:textId="77777777" w:rsidR="00FB560C" w:rsidRDefault="00FB560C" w:rsidP="00062A59">
            <w:pPr>
              <w:rPr>
                <w:sz w:val="16"/>
              </w:rPr>
            </w:pPr>
            <w:r w:rsidRPr="00F51E81">
              <w:rPr>
                <w:b/>
              </w:rPr>
              <w:t>Bundled Software</w:t>
            </w:r>
            <w:r>
              <w:t xml:space="preserve"> </w:t>
            </w:r>
          </w:p>
          <w:p w14:paraId="36DE0290" w14:textId="12AC91C2" w:rsidR="00FB560C" w:rsidRDefault="00FB560C" w:rsidP="00062A59">
            <w:r w:rsidRPr="00F51E81">
              <w:rPr>
                <w:sz w:val="16"/>
              </w:rPr>
              <w:t>(Including Operating System)</w:t>
            </w:r>
          </w:p>
        </w:tc>
        <w:tc>
          <w:tcPr>
            <w:tcW w:w="3011" w:type="dxa"/>
          </w:tcPr>
          <w:p w14:paraId="7E153004" w14:textId="3728B365" w:rsidR="00FB560C" w:rsidRDefault="00E45580" w:rsidP="00062A59">
            <w:r>
              <w:t>Windows 10 Home</w:t>
            </w:r>
          </w:p>
        </w:tc>
        <w:tc>
          <w:tcPr>
            <w:tcW w:w="3605" w:type="dxa"/>
          </w:tcPr>
          <w:p w14:paraId="6B7E7A63" w14:textId="11497BEB" w:rsidR="00FB560C" w:rsidRDefault="00D9493C" w:rsidP="00062A59">
            <w:ins w:id="22" w:author="(Student) - Jake Mc Donnell" w:date="2021-10-27T16:14:00Z">
              <w:r>
                <w:t>Windows 10</w:t>
              </w:r>
            </w:ins>
          </w:p>
        </w:tc>
      </w:tr>
      <w:tr w:rsidR="00FB560C" w14:paraId="1EEA4BA5" w14:textId="6E2A094B" w:rsidTr="64B5C381">
        <w:tc>
          <w:tcPr>
            <w:tcW w:w="0" w:type="auto"/>
          </w:tcPr>
          <w:p w14:paraId="7960872B" w14:textId="544CA8CB" w:rsidR="00FB560C" w:rsidRPr="00FB560C" w:rsidRDefault="00FB560C" w:rsidP="00062A59">
            <w:pPr>
              <w:rPr>
                <w:b/>
              </w:rPr>
            </w:pPr>
            <w:r w:rsidRPr="00FB560C">
              <w:rPr>
                <w:b/>
              </w:rPr>
              <w:lastRenderedPageBreak/>
              <w:t>Total Cost</w:t>
            </w:r>
          </w:p>
        </w:tc>
        <w:tc>
          <w:tcPr>
            <w:tcW w:w="3011" w:type="dxa"/>
          </w:tcPr>
          <w:p w14:paraId="1BF45A66" w14:textId="7D896EC3" w:rsidR="00FB560C" w:rsidRDefault="00522B6C" w:rsidP="00062A59">
            <w:ins w:id="23" w:author="(Student) - Jake Mc Donnell" w:date="2021-10-27T16:00:00Z">
              <w:r>
                <w:t>€3220 (</w:t>
              </w:r>
              <w:proofErr w:type="spellStart"/>
              <w:r>
                <w:t>inc.</w:t>
              </w:r>
              <w:proofErr w:type="spellEnd"/>
              <w:r>
                <w:t xml:space="preserve"> VAT)</w:t>
              </w:r>
            </w:ins>
          </w:p>
          <w:p w14:paraId="072E867E" w14:textId="77777777" w:rsidR="00FB560C" w:rsidRDefault="00FB560C" w:rsidP="00062A59"/>
        </w:tc>
        <w:tc>
          <w:tcPr>
            <w:tcW w:w="3605" w:type="dxa"/>
          </w:tcPr>
          <w:p w14:paraId="5DB380A6" w14:textId="4B68BF02" w:rsidR="00FB560C" w:rsidRDefault="00D9493C" w:rsidP="00062A59">
            <w:ins w:id="24" w:author="(Student) - Jake Mc Donnell" w:date="2021-10-27T16:16:00Z">
              <w:r>
                <w:t>€500</w:t>
              </w:r>
            </w:ins>
          </w:p>
        </w:tc>
      </w:tr>
    </w:tbl>
    <w:p w14:paraId="5E6632B5" w14:textId="77777777" w:rsidR="00D62D40" w:rsidRDefault="00D62D40" w:rsidP="00377EFA"/>
    <w:p w14:paraId="31E8E700" w14:textId="77777777" w:rsidR="00377EFA" w:rsidRDefault="00377EFA" w:rsidP="00050B64"/>
    <w:p w14:paraId="5521236C" w14:textId="68694209" w:rsidR="64B5C381" w:rsidRDefault="64B5C381" w:rsidP="64B5C381">
      <w:pPr>
        <w:rPr>
          <w:b/>
          <w:bCs/>
          <w:sz w:val="28"/>
          <w:szCs w:val="28"/>
        </w:rPr>
      </w:pPr>
    </w:p>
    <w:p w14:paraId="5421B7AE" w14:textId="33556269" w:rsidR="64B5C381" w:rsidRDefault="64B5C381" w:rsidP="64B5C381">
      <w:pPr>
        <w:rPr>
          <w:b/>
          <w:bCs/>
          <w:sz w:val="28"/>
          <w:szCs w:val="28"/>
        </w:rPr>
      </w:pPr>
    </w:p>
    <w:p w14:paraId="3BEE701B" w14:textId="28031737" w:rsidR="64B5C381" w:rsidRDefault="64B5C381" w:rsidP="64B5C381">
      <w:pPr>
        <w:rPr>
          <w:b/>
          <w:bCs/>
          <w:sz w:val="28"/>
          <w:szCs w:val="28"/>
        </w:rPr>
      </w:pPr>
    </w:p>
    <w:p w14:paraId="602647E2" w14:textId="2A030F85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>Part C</w:t>
      </w:r>
    </w:p>
    <w:p w14:paraId="44722C8C" w14:textId="1A67008A" w:rsidR="00B56CB1" w:rsidRPr="00B56CB1" w:rsidRDefault="00B56CB1" w:rsidP="00050B64">
      <w:pPr>
        <w:rPr>
          <w:b/>
        </w:rPr>
      </w:pPr>
      <w:r w:rsidRPr="00B56CB1">
        <w:rPr>
          <w:b/>
        </w:rPr>
        <w:t>Objective</w:t>
      </w:r>
    </w:p>
    <w:p w14:paraId="55840D6A" w14:textId="0BE4E4DF" w:rsidR="00050B64" w:rsidRDefault="00050B64" w:rsidP="00050B64">
      <w:r>
        <w:t xml:space="preserve">You have been asked by a family friend to assist them with a computer purchase. They’re unfamiliar with technology and </w:t>
      </w:r>
      <w:r w:rsidR="00377EFA">
        <w:t xml:space="preserve">the </w:t>
      </w:r>
      <w:r>
        <w:t xml:space="preserve">terms used and have presented you with two alternatives machine choices. They would like to be able to write word documents, surf internet and play </w:t>
      </w:r>
      <w:r w:rsidR="00377EFA">
        <w:t>Minecraft</w:t>
      </w:r>
      <w:r w:rsidR="00133664">
        <w:t xml:space="preserve"> © </w:t>
      </w:r>
      <w:r w:rsidR="00133664" w:rsidRPr="00133664">
        <w:t xml:space="preserve">Mojang </w:t>
      </w:r>
      <w:r w:rsidR="00133664">
        <w:t>and Half-Life</w:t>
      </w:r>
      <w:r w:rsidR="001E31F3">
        <w:t xml:space="preserve"> © </w:t>
      </w:r>
      <w:r w:rsidR="001E31F3" w:rsidRPr="001E31F3">
        <w:t>Valve Software</w:t>
      </w:r>
      <w:r>
        <w:t>.</w:t>
      </w:r>
      <w:r w:rsidR="009C7388">
        <w:t xml:space="preserve"> They are </w:t>
      </w:r>
      <w:r w:rsidR="001E556D">
        <w:t xml:space="preserve">considering </w:t>
      </w:r>
      <w:r w:rsidR="009C7388">
        <w:t>playing</w:t>
      </w:r>
      <w:r w:rsidR="001E556D">
        <w:t xml:space="preserve"> Fortnight but are not sure yet, </w:t>
      </w:r>
      <w:r w:rsidR="009C7388">
        <w:t xml:space="preserve">as it depends on machine </w:t>
      </w:r>
      <w:r w:rsidR="001E556D">
        <w:t>cost and if they can extract some money from their Bitcoin wallet</w:t>
      </w:r>
      <w:r w:rsidR="009C7388">
        <w:t>.</w:t>
      </w:r>
    </w:p>
    <w:p w14:paraId="1D0F2A61" w14:textId="34DED219" w:rsidR="00050B64" w:rsidRDefault="009009D1" w:rsidP="00730941">
      <w:r>
        <w:t>C</w:t>
      </w:r>
      <w:r w:rsidR="00050B64">
        <w:t xml:space="preserve">ompare </w:t>
      </w:r>
      <w:r w:rsidR="00730941">
        <w:t xml:space="preserve">Personal Computer Option A and B </w:t>
      </w:r>
      <w:r w:rsidR="00050B64">
        <w:t>in relat</w:t>
      </w:r>
      <w:r w:rsidR="00730941">
        <w:t>ion to each of the side headings and recommend a system and any alterations</w:t>
      </w:r>
      <w:r w:rsidR="00050B64">
        <w:t>.</w:t>
      </w:r>
    </w:p>
    <w:p w14:paraId="64F70AFB" w14:textId="77777777" w:rsidR="00050B64" w:rsidRDefault="00050B64" w:rsidP="00050B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3226"/>
        <w:gridCol w:w="3969"/>
      </w:tblGrid>
      <w:tr w:rsidR="00050B64" w14:paraId="35CE4971" w14:textId="77777777" w:rsidTr="001E31F3"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EAE622" w14:textId="77777777" w:rsidR="00050B64" w:rsidRDefault="00050B64" w:rsidP="00050B64"/>
        </w:tc>
        <w:tc>
          <w:tcPr>
            <w:tcW w:w="3226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01FE83F" w14:textId="77777777" w:rsidR="00050B64" w:rsidRDefault="00050B64" w:rsidP="00050B64">
            <w:pPr>
              <w:jc w:val="center"/>
            </w:pPr>
            <w:r>
              <w:t>Personal Computer</w:t>
            </w:r>
          </w:p>
          <w:p w14:paraId="718BB0BE" w14:textId="431D9366" w:rsidR="00050B64" w:rsidRDefault="00050B64" w:rsidP="00050B64">
            <w:pPr>
              <w:jc w:val="center"/>
            </w:pPr>
            <w:r>
              <w:t>Option A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5900AC35" w14:textId="3E375EE3" w:rsidR="00050B64" w:rsidRDefault="00050B64" w:rsidP="00050B64">
            <w:pPr>
              <w:jc w:val="center"/>
            </w:pPr>
            <w:r>
              <w:t>Personal Computer</w:t>
            </w:r>
          </w:p>
          <w:p w14:paraId="170855BF" w14:textId="4DA6E25A" w:rsidR="00050B64" w:rsidRDefault="00050B64" w:rsidP="00050B64">
            <w:pPr>
              <w:jc w:val="center"/>
            </w:pPr>
            <w:r>
              <w:t>Option B</w:t>
            </w:r>
          </w:p>
        </w:tc>
      </w:tr>
      <w:tr w:rsidR="00050B64" w14:paraId="1B9CDB66" w14:textId="77777777" w:rsidTr="001E31F3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5E451B6" w14:textId="60AC9A14" w:rsidR="00050B64" w:rsidRDefault="00050B64" w:rsidP="00050B64">
            <w:r>
              <w:t>CPU</w:t>
            </w: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631F8EE7" w14:textId="0B34D03B" w:rsidR="00050B64" w:rsidRDefault="004A4631" w:rsidP="00050B64">
            <w:r>
              <w:t>2.2 GHz Intel Celeron 450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CBA2150" w14:textId="05E45244" w:rsidR="00050B64" w:rsidRDefault="004A4631" w:rsidP="00050B64">
            <w:r>
              <w:t>3.2 GHz Intel Core i5</w:t>
            </w:r>
          </w:p>
        </w:tc>
      </w:tr>
      <w:tr w:rsidR="00050B64" w14:paraId="73D64021" w14:textId="77777777" w:rsidTr="001E31F3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9989A8" w14:textId="243C4E72" w:rsidR="00050B64" w:rsidRDefault="004A4631" w:rsidP="00050B64">
            <w:r>
              <w:t>Memory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D54F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2B77" w14:textId="77777777" w:rsidR="00050B64" w:rsidRDefault="00050B64" w:rsidP="00050B64"/>
        </w:tc>
      </w:tr>
      <w:tr w:rsidR="00050B64" w14:paraId="1619AEB5" w14:textId="77777777" w:rsidTr="001E31F3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4A4631" w14:paraId="34305B59" w14:textId="77777777" w:rsidTr="009009D1">
              <w:tc>
                <w:tcPr>
                  <w:tcW w:w="1872" w:type="dxa"/>
                </w:tcPr>
                <w:p w14:paraId="1E0B57B4" w14:textId="743F993C" w:rsidR="004A4631" w:rsidRDefault="004A4631" w:rsidP="00050B64">
                  <w:r>
                    <w:t>Cache</w:t>
                  </w:r>
                </w:p>
              </w:tc>
            </w:tr>
            <w:tr w:rsidR="004A4631" w14:paraId="68F16BC0" w14:textId="77777777" w:rsidTr="009009D1">
              <w:tc>
                <w:tcPr>
                  <w:tcW w:w="1872" w:type="dxa"/>
                </w:tcPr>
                <w:p w14:paraId="3E2D3FB2" w14:textId="46E67F11" w:rsidR="004A4631" w:rsidRDefault="004A4631" w:rsidP="00050B64">
                  <w:r>
                    <w:t>RAM</w:t>
                  </w:r>
                </w:p>
              </w:tc>
            </w:tr>
            <w:tr w:rsidR="004A4631" w14:paraId="1EC408E2" w14:textId="77777777" w:rsidTr="009009D1">
              <w:tc>
                <w:tcPr>
                  <w:tcW w:w="1872" w:type="dxa"/>
                </w:tcPr>
                <w:p w14:paraId="10BF87A9" w14:textId="13A59B27" w:rsidR="004A4631" w:rsidRDefault="004A4631" w:rsidP="00050B64">
                  <w:r>
                    <w:t>Hard Drive</w:t>
                  </w:r>
                </w:p>
              </w:tc>
            </w:tr>
            <w:tr w:rsidR="004A4631" w14:paraId="3E579516" w14:textId="77777777" w:rsidTr="009009D1">
              <w:tc>
                <w:tcPr>
                  <w:tcW w:w="1872" w:type="dxa"/>
                </w:tcPr>
                <w:p w14:paraId="61957933" w14:textId="533DD0D4" w:rsidR="004A4631" w:rsidRDefault="004A4631" w:rsidP="00050B64">
                  <w:r>
                    <w:t>CD-ROM/DVD</w:t>
                  </w:r>
                </w:p>
              </w:tc>
            </w:tr>
          </w:tbl>
          <w:p w14:paraId="7D673243" w14:textId="77777777" w:rsidR="00050B64" w:rsidRDefault="00050B64" w:rsidP="00050B64"/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Ind w:w="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0"/>
            </w:tblGrid>
            <w:tr w:rsidR="004A4631" w14:paraId="3BB0B747" w14:textId="77777777" w:rsidTr="009009D1">
              <w:tc>
                <w:tcPr>
                  <w:tcW w:w="2440" w:type="dxa"/>
                </w:tcPr>
                <w:p w14:paraId="37AB24D4" w14:textId="1C2D5812" w:rsidR="004A4631" w:rsidRDefault="004A4631" w:rsidP="004A4631">
                  <w:r>
                    <w:t>512 KB Cache</w:t>
                  </w:r>
                </w:p>
              </w:tc>
            </w:tr>
            <w:tr w:rsidR="004A4631" w14:paraId="4A3C115F" w14:textId="77777777" w:rsidTr="009009D1">
              <w:tc>
                <w:tcPr>
                  <w:tcW w:w="2440" w:type="dxa"/>
                </w:tcPr>
                <w:p w14:paraId="0573E59B" w14:textId="7CE813C4" w:rsidR="004A4631" w:rsidRDefault="004A4631" w:rsidP="004A4631">
                  <w:r>
                    <w:t>4 GB RAM</w:t>
                  </w:r>
                </w:p>
              </w:tc>
            </w:tr>
            <w:tr w:rsidR="004A4631" w14:paraId="4B7E1343" w14:textId="77777777" w:rsidTr="009009D1">
              <w:tc>
                <w:tcPr>
                  <w:tcW w:w="2440" w:type="dxa"/>
                </w:tcPr>
                <w:p w14:paraId="7D734DD6" w14:textId="56914FB5" w:rsidR="004A4631" w:rsidRDefault="004A4631" w:rsidP="004A4631">
                  <w:r>
                    <w:t>320 GB Hard Drive</w:t>
                  </w:r>
                </w:p>
              </w:tc>
            </w:tr>
            <w:tr w:rsidR="004A4631" w14:paraId="5EFB787C" w14:textId="77777777" w:rsidTr="009009D1">
              <w:tc>
                <w:tcPr>
                  <w:tcW w:w="2440" w:type="dxa"/>
                </w:tcPr>
                <w:p w14:paraId="3EB5C962" w14:textId="151C899F" w:rsidR="004A4631" w:rsidRDefault="009009D1" w:rsidP="009009D1">
                  <w:r>
                    <w:t>DVD+/-RW drive</w:t>
                  </w:r>
                </w:p>
              </w:tc>
            </w:tr>
          </w:tbl>
          <w:p w14:paraId="7B003357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54"/>
            </w:tblGrid>
            <w:tr w:rsidR="004A4631" w14:paraId="6A8C90D5" w14:textId="77777777" w:rsidTr="009009D1">
              <w:tc>
                <w:tcPr>
                  <w:tcW w:w="2354" w:type="dxa"/>
                </w:tcPr>
                <w:p w14:paraId="252A8066" w14:textId="12986F07" w:rsidR="004A4631" w:rsidRDefault="004A4631" w:rsidP="004A4631">
                  <w:r>
                    <w:t>4 MB Cache</w:t>
                  </w:r>
                </w:p>
              </w:tc>
            </w:tr>
            <w:tr w:rsidR="004A4631" w14:paraId="0414D407" w14:textId="77777777" w:rsidTr="009009D1">
              <w:tc>
                <w:tcPr>
                  <w:tcW w:w="2354" w:type="dxa"/>
                </w:tcPr>
                <w:p w14:paraId="2D9D3C08" w14:textId="6E4B3731" w:rsidR="004A4631" w:rsidRDefault="004A4631" w:rsidP="004A4631">
                  <w:r>
                    <w:t>8 GB RAM</w:t>
                  </w:r>
                </w:p>
              </w:tc>
            </w:tr>
            <w:tr w:rsidR="004A4631" w14:paraId="3C64AEBA" w14:textId="77777777" w:rsidTr="009009D1">
              <w:tc>
                <w:tcPr>
                  <w:tcW w:w="2354" w:type="dxa"/>
                </w:tcPr>
                <w:p w14:paraId="2E16D135" w14:textId="41E2C8FB" w:rsidR="004A4631" w:rsidRDefault="009009D1" w:rsidP="004A4631">
                  <w:r>
                    <w:t xml:space="preserve">1 TB </w:t>
                  </w:r>
                  <w:r w:rsidR="004A4631">
                    <w:t>Hard Drive</w:t>
                  </w:r>
                </w:p>
              </w:tc>
            </w:tr>
            <w:tr w:rsidR="004A4631" w14:paraId="16591B63" w14:textId="77777777" w:rsidTr="009009D1">
              <w:tc>
                <w:tcPr>
                  <w:tcW w:w="2354" w:type="dxa"/>
                </w:tcPr>
                <w:p w14:paraId="7D8FF28E" w14:textId="71976043" w:rsidR="004A4631" w:rsidRDefault="009009D1" w:rsidP="004A4631">
                  <w:r>
                    <w:t>DVD+/-RW drive</w:t>
                  </w:r>
                </w:p>
              </w:tc>
            </w:tr>
          </w:tbl>
          <w:p w14:paraId="51BE8C50" w14:textId="77777777" w:rsidR="00050B64" w:rsidRDefault="00050B64" w:rsidP="00050B64"/>
        </w:tc>
      </w:tr>
      <w:tr w:rsidR="00050B64" w14:paraId="077E1180" w14:textId="77777777" w:rsidTr="001E31F3"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25020D4" w14:textId="573F164F" w:rsidR="00050B64" w:rsidRDefault="009009D1" w:rsidP="009009D1">
            <w:proofErr w:type="spellStart"/>
            <w:r>
              <w:t>Input/Output</w:t>
            </w:r>
            <w:proofErr w:type="spellEnd"/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0708655F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</w:tcBorders>
          </w:tcPr>
          <w:p w14:paraId="6825A6D4" w14:textId="77777777" w:rsidR="00050B64" w:rsidRDefault="00050B64" w:rsidP="00050B64"/>
        </w:tc>
      </w:tr>
      <w:tr w:rsidR="00050B64" w14:paraId="228A2DEF" w14:textId="77777777" w:rsidTr="001E31F3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9009D1" w14:paraId="4A11F6B0" w14:textId="77777777" w:rsidTr="009009D1">
              <w:tc>
                <w:tcPr>
                  <w:tcW w:w="1872" w:type="dxa"/>
                </w:tcPr>
                <w:p w14:paraId="4F855B72" w14:textId="7A2289CC" w:rsidR="009009D1" w:rsidRDefault="009009D1" w:rsidP="009009D1">
                  <w:r>
                    <w:t>Keyboard</w:t>
                  </w:r>
                </w:p>
              </w:tc>
            </w:tr>
            <w:tr w:rsidR="009009D1" w14:paraId="3FD4DC40" w14:textId="77777777" w:rsidTr="009009D1">
              <w:tc>
                <w:tcPr>
                  <w:tcW w:w="1872" w:type="dxa"/>
                </w:tcPr>
                <w:p w14:paraId="2E31995A" w14:textId="54CB3F68" w:rsidR="009009D1" w:rsidRDefault="009009D1" w:rsidP="009009D1">
                  <w:r>
                    <w:t>Pointing Device</w:t>
                  </w:r>
                </w:p>
              </w:tc>
            </w:tr>
            <w:tr w:rsidR="009009D1" w14:paraId="2E003EBF" w14:textId="77777777" w:rsidTr="009009D1">
              <w:tc>
                <w:tcPr>
                  <w:tcW w:w="1872" w:type="dxa"/>
                </w:tcPr>
                <w:p w14:paraId="641252D2" w14:textId="4AB6BD16" w:rsidR="009009D1" w:rsidRDefault="009009D1" w:rsidP="009009D1">
                  <w:r>
                    <w:t>Screen</w:t>
                  </w:r>
                </w:p>
              </w:tc>
            </w:tr>
            <w:tr w:rsidR="009009D1" w14:paraId="2D611946" w14:textId="77777777" w:rsidTr="009009D1">
              <w:tc>
                <w:tcPr>
                  <w:tcW w:w="1872" w:type="dxa"/>
                </w:tcPr>
                <w:p w14:paraId="5A73F3E9" w14:textId="195AC85D" w:rsidR="009009D1" w:rsidRDefault="009009D1" w:rsidP="009009D1">
                  <w:r>
                    <w:t>Speakers</w:t>
                  </w:r>
                </w:p>
              </w:tc>
            </w:tr>
            <w:tr w:rsidR="009009D1" w14:paraId="0788CBDF" w14:textId="77777777" w:rsidTr="009009D1">
              <w:tc>
                <w:tcPr>
                  <w:tcW w:w="1872" w:type="dxa"/>
                </w:tcPr>
                <w:p w14:paraId="050AB9DB" w14:textId="1F8D7609" w:rsidR="009009D1" w:rsidRDefault="009009D1" w:rsidP="009009D1">
                  <w:r>
                    <w:t>Network Adapter</w:t>
                  </w:r>
                </w:p>
              </w:tc>
            </w:tr>
          </w:tbl>
          <w:p w14:paraId="0A71FFFE" w14:textId="77777777" w:rsidR="00050B64" w:rsidRDefault="00050B64" w:rsidP="00050B64"/>
        </w:tc>
        <w:tc>
          <w:tcPr>
            <w:tcW w:w="3226" w:type="dxa"/>
          </w:tcPr>
          <w:tbl>
            <w:tblPr>
              <w:tblStyle w:val="TableGrid"/>
              <w:tblW w:w="32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89"/>
            </w:tblGrid>
            <w:tr w:rsidR="009009D1" w14:paraId="0D411C8C" w14:textId="77777777" w:rsidTr="009009D1">
              <w:tc>
                <w:tcPr>
                  <w:tcW w:w="3289" w:type="dxa"/>
                </w:tcPr>
                <w:p w14:paraId="222F579E" w14:textId="6ED91717" w:rsidR="009009D1" w:rsidRDefault="009009D1" w:rsidP="009009D1">
                  <w:r>
                    <w:t>USB multifunction keyboard</w:t>
                  </w:r>
                </w:p>
              </w:tc>
            </w:tr>
            <w:tr w:rsidR="009009D1" w14:paraId="53DB0814" w14:textId="77777777" w:rsidTr="009009D1">
              <w:tc>
                <w:tcPr>
                  <w:tcW w:w="3289" w:type="dxa"/>
                </w:tcPr>
                <w:p w14:paraId="15F0D9AA" w14:textId="28D962E0" w:rsidR="009009D1" w:rsidRDefault="009009D1" w:rsidP="009009D1">
                  <w:r>
                    <w:t>USB optical mouse</w:t>
                  </w:r>
                </w:p>
              </w:tc>
            </w:tr>
            <w:tr w:rsidR="009009D1" w14:paraId="4DA7DD74" w14:textId="77777777" w:rsidTr="009009D1">
              <w:tc>
                <w:tcPr>
                  <w:tcW w:w="3289" w:type="dxa"/>
                </w:tcPr>
                <w:p w14:paraId="14D1BF62" w14:textId="37944E96" w:rsidR="009009D1" w:rsidRDefault="009009D1" w:rsidP="009009D1">
                  <w:r>
                    <w:t xml:space="preserve">20’’ HD </w:t>
                  </w:r>
                  <w:proofErr w:type="spellStart"/>
                  <w:r>
                    <w:t>flatscreen</w:t>
                  </w:r>
                  <w:proofErr w:type="spellEnd"/>
                  <w:r>
                    <w:t xml:space="preserve"> monitor</w:t>
                  </w:r>
                </w:p>
              </w:tc>
            </w:tr>
            <w:tr w:rsidR="009009D1" w14:paraId="3E88E477" w14:textId="77777777" w:rsidTr="009009D1">
              <w:tc>
                <w:tcPr>
                  <w:tcW w:w="3289" w:type="dxa"/>
                </w:tcPr>
                <w:p w14:paraId="3BE79697" w14:textId="0C46F612" w:rsidR="009009D1" w:rsidRDefault="009009D1" w:rsidP="009009D1">
                  <w:r>
                    <w:t>Multimedia Speaker System</w:t>
                  </w:r>
                </w:p>
              </w:tc>
            </w:tr>
            <w:tr w:rsidR="009009D1" w14:paraId="47858C27" w14:textId="77777777" w:rsidTr="009009D1">
              <w:tc>
                <w:tcPr>
                  <w:tcW w:w="3289" w:type="dxa"/>
                </w:tcPr>
                <w:p w14:paraId="24B17942" w14:textId="4077BFEB" w:rsidR="009009D1" w:rsidRDefault="009009D1" w:rsidP="009009D1">
                  <w:r>
                    <w:t>Integrated 10/100/1000 Ethernet</w:t>
                  </w:r>
                </w:p>
              </w:tc>
            </w:tr>
          </w:tbl>
          <w:p w14:paraId="5276785B" w14:textId="77777777" w:rsidR="00050B64" w:rsidRDefault="00050B64" w:rsidP="00050B64"/>
        </w:tc>
        <w:tc>
          <w:tcPr>
            <w:tcW w:w="3969" w:type="dxa"/>
          </w:tcPr>
          <w:tbl>
            <w:tblPr>
              <w:tblStyle w:val="TableGrid"/>
              <w:tblW w:w="37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15"/>
            </w:tblGrid>
            <w:tr w:rsidR="009009D1" w14:paraId="1D0236BF" w14:textId="77777777" w:rsidTr="001E31F3">
              <w:tc>
                <w:tcPr>
                  <w:tcW w:w="3715" w:type="dxa"/>
                </w:tcPr>
                <w:p w14:paraId="38B54419" w14:textId="1977B376" w:rsidR="009009D1" w:rsidRDefault="009009D1" w:rsidP="009009D1">
                  <w:r>
                    <w:t>wireless multifunction keyboard</w:t>
                  </w:r>
                </w:p>
              </w:tc>
            </w:tr>
            <w:tr w:rsidR="009009D1" w14:paraId="4E16BE89" w14:textId="77777777" w:rsidTr="001E31F3">
              <w:tc>
                <w:tcPr>
                  <w:tcW w:w="3715" w:type="dxa"/>
                </w:tcPr>
                <w:p w14:paraId="78FAF1AF" w14:textId="4ED2A13F" w:rsidR="009009D1" w:rsidRDefault="009009D1" w:rsidP="009009D1">
                  <w:r>
                    <w:t>wireless optical mouse</w:t>
                  </w:r>
                </w:p>
              </w:tc>
            </w:tr>
            <w:tr w:rsidR="009009D1" w14:paraId="45B1EA05" w14:textId="77777777" w:rsidTr="001E31F3">
              <w:tc>
                <w:tcPr>
                  <w:tcW w:w="3715" w:type="dxa"/>
                </w:tcPr>
                <w:p w14:paraId="59986044" w14:textId="4E49B47D" w:rsidR="009009D1" w:rsidRDefault="009009D1" w:rsidP="009009D1">
                  <w:r>
                    <w:t xml:space="preserve">25’’ HD </w:t>
                  </w:r>
                  <w:proofErr w:type="spellStart"/>
                  <w:r>
                    <w:t>flatscreen</w:t>
                  </w:r>
                  <w:proofErr w:type="spellEnd"/>
                  <w:r>
                    <w:t xml:space="preserve"> monitor</w:t>
                  </w:r>
                </w:p>
              </w:tc>
            </w:tr>
            <w:tr w:rsidR="009009D1" w14:paraId="19766DC7" w14:textId="77777777" w:rsidTr="001E31F3">
              <w:tc>
                <w:tcPr>
                  <w:tcW w:w="3715" w:type="dxa"/>
                </w:tcPr>
                <w:p w14:paraId="556B8912" w14:textId="14514168" w:rsidR="009009D1" w:rsidRDefault="001E31F3" w:rsidP="009009D1">
                  <w:r>
                    <w:t xml:space="preserve">Dolby Surround Sound </w:t>
                  </w:r>
                  <w:r w:rsidR="009009D1">
                    <w:t>Speakers</w:t>
                  </w:r>
                </w:p>
              </w:tc>
            </w:tr>
            <w:tr w:rsidR="009009D1" w14:paraId="0C6CD399" w14:textId="77777777" w:rsidTr="001E31F3">
              <w:tc>
                <w:tcPr>
                  <w:tcW w:w="3715" w:type="dxa"/>
                </w:tcPr>
                <w:p w14:paraId="6F5E36E5" w14:textId="09650D7A" w:rsidR="009009D1" w:rsidRDefault="009009D1" w:rsidP="009009D1">
                  <w:r>
                    <w:t>Integrated 10/100/1000 Ethernet</w:t>
                  </w:r>
                </w:p>
              </w:tc>
            </w:tr>
          </w:tbl>
          <w:p w14:paraId="25F42708" w14:textId="77777777" w:rsidR="00050B64" w:rsidRDefault="00050B64" w:rsidP="00050B64"/>
        </w:tc>
      </w:tr>
    </w:tbl>
    <w:p w14:paraId="2DF3F345" w14:textId="77777777" w:rsidR="00050B64" w:rsidRDefault="00050B64" w:rsidP="00050B64"/>
    <w:p w14:paraId="6215C679" w14:textId="77777777" w:rsidR="00C74758" w:rsidRDefault="00C747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3B3C" w14:paraId="35392F61" w14:textId="77777777" w:rsidTr="00893B3C">
        <w:tc>
          <w:tcPr>
            <w:tcW w:w="9242" w:type="dxa"/>
          </w:tcPr>
          <w:p w14:paraId="65E249E1" w14:textId="189B0E0E" w:rsidR="00893B3C" w:rsidRPr="00893B3C" w:rsidRDefault="00893B3C">
            <w:pPr>
              <w:rPr>
                <w:b/>
              </w:rPr>
            </w:pPr>
            <w:r w:rsidRPr="00893B3C">
              <w:rPr>
                <w:b/>
              </w:rPr>
              <w:t>Recommendations</w:t>
            </w:r>
          </w:p>
        </w:tc>
      </w:tr>
      <w:tr w:rsidR="00893B3C" w14:paraId="16C974E4" w14:textId="77777777" w:rsidTr="00893B3C">
        <w:tc>
          <w:tcPr>
            <w:tcW w:w="9242" w:type="dxa"/>
          </w:tcPr>
          <w:p w14:paraId="0F76EFD4" w14:textId="7A9D701A" w:rsidR="00893B3C" w:rsidRDefault="00D9493C">
            <w:ins w:id="25" w:author="(Student) - Jake Mc Donnell" w:date="2021-10-27T16:17:00Z">
              <w:r>
                <w:t>Option A is the cheaper option, but due to low RAM may struggle to run th</w:t>
              </w:r>
            </w:ins>
            <w:ins w:id="26" w:author="(Student) - Jake Mc Donnell" w:date="2021-10-27T16:18:00Z">
              <w:r>
                <w:t>e</w:t>
              </w:r>
            </w:ins>
            <w:ins w:id="27" w:author="(Student) - Jake Mc Donnell" w:date="2021-10-27T16:17:00Z">
              <w:r>
                <w:t xml:space="preserve"> game.</w:t>
              </w:r>
            </w:ins>
            <w:ins w:id="28" w:author="(Student) - Jake Mc Donnell" w:date="2021-10-27T16:18:00Z">
              <w:r>
                <w:t xml:space="preserve"> Option B is </w:t>
              </w:r>
            </w:ins>
            <w:ins w:id="29" w:author="(Student) - Jake Mc Donnell" w:date="2021-10-27T16:21:00Z">
              <w:r w:rsidR="008B3172">
                <w:t>definitely</w:t>
              </w:r>
            </w:ins>
            <w:ins w:id="30" w:author="(Student) - Jake Mc Donnell" w:date="2021-10-27T16:18:00Z">
              <w:r>
                <w:t xml:space="preserve"> the pricey one, but could run the game very well.</w:t>
              </w:r>
            </w:ins>
          </w:p>
          <w:p w14:paraId="60DB4918" w14:textId="576538AA" w:rsidR="00893B3C" w:rsidRDefault="00893B3C">
            <w:pPr>
              <w:rPr>
                <w:ins w:id="31" w:author="(Student) - Jake Mc Donnell" w:date="2021-10-27T16:19:00Z"/>
              </w:rPr>
            </w:pPr>
          </w:p>
          <w:p w14:paraId="613BAAFF" w14:textId="3C7F2A99" w:rsidR="00D9493C" w:rsidRDefault="00D9493C">
            <w:ins w:id="32" w:author="(Student) - Jake Mc Donnell" w:date="2021-10-27T16:19:00Z">
              <w:r>
                <w:t xml:space="preserve">Option B would be good for business related stuff, but due to the </w:t>
              </w:r>
            </w:ins>
            <w:bookmarkStart w:id="33" w:name="_GoBack"/>
            <w:bookmarkEnd w:id="33"/>
            <w:ins w:id="34" w:author="(Student) - Jake Mc Donnell" w:date="2021-10-27T16:22:00Z">
              <w:r w:rsidR="006E571B">
                <w:t>number</w:t>
              </w:r>
            </w:ins>
            <w:ins w:id="35" w:author="(Student) - Jake Mc Donnell" w:date="2021-10-27T16:19:00Z">
              <w:r>
                <w:t xml:space="preserve"> of things that </w:t>
              </w:r>
              <w:r w:rsidR="0071138C">
                <w:t>the family f</w:t>
              </w:r>
            </w:ins>
            <w:ins w:id="36" w:author="(Student) - Jake Mc Donnell" w:date="2021-10-27T16:20:00Z">
              <w:r w:rsidR="0071138C">
                <w:t>riend would like to do, option B would be better suited for them due to the extra storage and higher RAM memory.</w:t>
              </w:r>
            </w:ins>
            <w:ins w:id="37" w:author="(Student) - Jake Mc Donnell" w:date="2021-10-27T16:21:00Z">
              <w:r w:rsidR="006E571B">
                <w:t xml:space="preserve"> Its more e</w:t>
              </w:r>
            </w:ins>
            <w:ins w:id="38" w:author="(Student) - Jake Mc Donnell" w:date="2021-10-27T16:22:00Z">
              <w:r w:rsidR="006E571B">
                <w:t>xpensive, but better for the price.</w:t>
              </w:r>
            </w:ins>
          </w:p>
          <w:p w14:paraId="578FF695" w14:textId="77777777" w:rsidR="00893B3C" w:rsidRDefault="00893B3C"/>
          <w:p w14:paraId="48F39C4D" w14:textId="77777777" w:rsidR="00893B3C" w:rsidRDefault="00893B3C"/>
          <w:p w14:paraId="44C01E93" w14:textId="77777777" w:rsidR="00893B3C" w:rsidRDefault="00893B3C"/>
          <w:p w14:paraId="1961B6C3" w14:textId="77777777" w:rsidR="00893B3C" w:rsidRDefault="00893B3C"/>
          <w:p w14:paraId="54AD03A5" w14:textId="77777777" w:rsidR="00893B3C" w:rsidRDefault="00893B3C"/>
          <w:p w14:paraId="54D8D523" w14:textId="77777777" w:rsidR="00893B3C" w:rsidRDefault="00893B3C"/>
          <w:p w14:paraId="1D7571FE" w14:textId="77777777" w:rsidR="00893B3C" w:rsidRDefault="00893B3C"/>
          <w:p w14:paraId="3DA2D253" w14:textId="77777777" w:rsidR="00893B3C" w:rsidRDefault="00893B3C"/>
          <w:p w14:paraId="2A6B84B5" w14:textId="77777777" w:rsidR="00893B3C" w:rsidRDefault="00893B3C"/>
          <w:p w14:paraId="79CEE353" w14:textId="77777777" w:rsidR="00893B3C" w:rsidRDefault="00893B3C"/>
          <w:p w14:paraId="10F3E39D" w14:textId="77777777" w:rsidR="00893B3C" w:rsidRDefault="00893B3C"/>
          <w:p w14:paraId="776FA645" w14:textId="77777777" w:rsidR="00893B3C" w:rsidRDefault="00893B3C"/>
          <w:p w14:paraId="6DDB72A1" w14:textId="77777777" w:rsidR="00893B3C" w:rsidRDefault="00893B3C"/>
        </w:tc>
      </w:tr>
    </w:tbl>
    <w:p w14:paraId="077BC537" w14:textId="77777777" w:rsidR="003F7831" w:rsidRDefault="003F7831">
      <w:r>
        <w:lastRenderedPageBreak/>
        <w:br w:type="page"/>
      </w:r>
    </w:p>
    <w:p w14:paraId="70CCA031" w14:textId="0A13BE14" w:rsidR="003F7831" w:rsidRPr="00377EFA" w:rsidRDefault="00377EFA" w:rsidP="00050B64">
      <w:pPr>
        <w:rPr>
          <w:b/>
        </w:rPr>
      </w:pPr>
      <w:r w:rsidRPr="00377EFA">
        <w:rPr>
          <w:b/>
        </w:rPr>
        <w:lastRenderedPageBreak/>
        <w:t xml:space="preserve">Your </w:t>
      </w:r>
      <w:r w:rsidR="003F7831" w:rsidRPr="00377EFA">
        <w:rPr>
          <w:b/>
        </w:rPr>
        <w:t>Recommend System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1985"/>
        <w:gridCol w:w="7087"/>
      </w:tblGrid>
      <w:tr w:rsidR="003F7831" w14:paraId="2DBC66A6" w14:textId="77777777" w:rsidTr="64B5C381">
        <w:tc>
          <w:tcPr>
            <w:tcW w:w="1985" w:type="dxa"/>
          </w:tcPr>
          <w:p w14:paraId="5EA6B387" w14:textId="77777777" w:rsidR="003F7831" w:rsidRDefault="003F7831" w:rsidP="00B56CB1"/>
        </w:tc>
        <w:tc>
          <w:tcPr>
            <w:tcW w:w="7087" w:type="dxa"/>
          </w:tcPr>
          <w:p w14:paraId="3C422C38" w14:textId="77777777" w:rsidR="003F7831" w:rsidRDefault="003F7831" w:rsidP="00B56CB1">
            <w:pPr>
              <w:jc w:val="center"/>
            </w:pPr>
            <w:r>
              <w:t>Personal Computer</w:t>
            </w:r>
          </w:p>
          <w:p w14:paraId="51A72294" w14:textId="04A68927" w:rsidR="003F7831" w:rsidRDefault="001904A4" w:rsidP="00B56CB1">
            <w:pPr>
              <w:jc w:val="center"/>
            </w:pPr>
            <w:r>
              <w:t>Recommendation</w:t>
            </w:r>
          </w:p>
        </w:tc>
      </w:tr>
      <w:tr w:rsidR="003F7831" w14:paraId="69D2AD7B" w14:textId="77777777" w:rsidTr="64B5C381">
        <w:tc>
          <w:tcPr>
            <w:tcW w:w="1985" w:type="dxa"/>
          </w:tcPr>
          <w:p w14:paraId="2FBAB6D6" w14:textId="77777777" w:rsidR="003F7831" w:rsidRPr="001904A4" w:rsidRDefault="003F7831" w:rsidP="00B56CB1">
            <w:pPr>
              <w:rPr>
                <w:b/>
              </w:rPr>
            </w:pPr>
            <w:r w:rsidRPr="001904A4">
              <w:rPr>
                <w:b/>
              </w:rPr>
              <w:t>CPU</w:t>
            </w:r>
          </w:p>
        </w:tc>
        <w:tc>
          <w:tcPr>
            <w:tcW w:w="7087" w:type="dxa"/>
          </w:tcPr>
          <w:p w14:paraId="03E86075" w14:textId="77777777" w:rsidR="003F7831" w:rsidRDefault="003F7831" w:rsidP="003F7831"/>
          <w:p w14:paraId="290502FD" w14:textId="77777777" w:rsidR="001904A4" w:rsidRDefault="001904A4" w:rsidP="003F7831"/>
        </w:tc>
      </w:tr>
      <w:tr w:rsidR="001904A4" w14:paraId="2C60FA35" w14:textId="77777777" w:rsidTr="64B5C381">
        <w:tc>
          <w:tcPr>
            <w:tcW w:w="9072" w:type="dxa"/>
            <w:gridSpan w:val="2"/>
          </w:tcPr>
          <w:p w14:paraId="3ED3E9E2" w14:textId="77777777" w:rsidR="001904A4" w:rsidRPr="001904A4" w:rsidRDefault="001904A4" w:rsidP="00B56CB1">
            <w:pPr>
              <w:rPr>
                <w:b/>
              </w:rPr>
            </w:pPr>
            <w:r w:rsidRPr="001904A4">
              <w:rPr>
                <w:b/>
              </w:rPr>
              <w:t>Memory</w:t>
            </w:r>
          </w:p>
          <w:p w14:paraId="52220BDF" w14:textId="77777777" w:rsidR="001904A4" w:rsidRDefault="001904A4" w:rsidP="00B56CB1"/>
        </w:tc>
      </w:tr>
      <w:tr w:rsidR="003F7831" w14:paraId="35FB0EA8" w14:textId="77777777" w:rsidTr="64B5C381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3F7831" w14:paraId="7A2C64CA" w14:textId="77777777" w:rsidTr="64B5C381">
              <w:tc>
                <w:tcPr>
                  <w:tcW w:w="1872" w:type="dxa"/>
                </w:tcPr>
                <w:p w14:paraId="1F6B8079" w14:textId="77777777" w:rsidR="001904A4" w:rsidRDefault="001904A4" w:rsidP="00893B3C"/>
              </w:tc>
            </w:tr>
            <w:tr w:rsidR="003F7831" w14:paraId="34EA5FB0" w14:textId="77777777" w:rsidTr="64B5C381">
              <w:tc>
                <w:tcPr>
                  <w:tcW w:w="1872" w:type="dxa"/>
                </w:tcPr>
                <w:p w14:paraId="39E6B042" w14:textId="77777777" w:rsidR="003F7831" w:rsidRDefault="003F7831" w:rsidP="00B56CB1"/>
                <w:p w14:paraId="668CEC2E" w14:textId="77777777" w:rsidR="003F7831" w:rsidRDefault="003F7831" w:rsidP="00B56CB1">
                  <w:r>
                    <w:t>RAM</w:t>
                  </w:r>
                </w:p>
                <w:p w14:paraId="14239A7D" w14:textId="77777777" w:rsidR="001904A4" w:rsidRDefault="001904A4" w:rsidP="00B56CB1"/>
              </w:tc>
            </w:tr>
            <w:tr w:rsidR="003F7831" w14:paraId="3F5897DB" w14:textId="77777777" w:rsidTr="64B5C381">
              <w:tc>
                <w:tcPr>
                  <w:tcW w:w="1872" w:type="dxa"/>
                </w:tcPr>
                <w:p w14:paraId="6204B754" w14:textId="77777777" w:rsidR="003F7831" w:rsidRDefault="003F7831" w:rsidP="00B56CB1"/>
                <w:p w14:paraId="06E1112B" w14:textId="77777777" w:rsidR="003F7831" w:rsidRDefault="003F7831" w:rsidP="00B56CB1">
                  <w:r>
                    <w:t>Hard Drive</w:t>
                  </w:r>
                </w:p>
                <w:p w14:paraId="1E65B835" w14:textId="77777777" w:rsidR="001904A4" w:rsidRDefault="001904A4" w:rsidP="00B56CB1"/>
              </w:tc>
            </w:tr>
            <w:tr w:rsidR="003F7831" w14:paraId="0C7B471F" w14:textId="77777777" w:rsidTr="64B5C381">
              <w:tc>
                <w:tcPr>
                  <w:tcW w:w="1872" w:type="dxa"/>
                </w:tcPr>
                <w:p w14:paraId="69FA0C2C" w14:textId="77777777" w:rsidR="003F7831" w:rsidRDefault="003F7831" w:rsidP="00B56CB1"/>
                <w:p w14:paraId="44C674CA" w14:textId="65FB644C" w:rsidR="003F7831" w:rsidRDefault="64B5C381" w:rsidP="64B5C381">
                  <w:pPr>
                    <w:spacing w:line="259" w:lineRule="auto"/>
                  </w:pPr>
                  <w:r>
                    <w:t>SSD Drive</w:t>
                  </w:r>
                </w:p>
              </w:tc>
            </w:tr>
          </w:tbl>
          <w:p w14:paraId="70642CA7" w14:textId="77777777" w:rsidR="003F7831" w:rsidRDefault="003F7831" w:rsidP="00B56CB1"/>
        </w:tc>
        <w:tc>
          <w:tcPr>
            <w:tcW w:w="70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33"/>
            </w:tblGrid>
            <w:tr w:rsidR="003F7831" w14:paraId="20955E56" w14:textId="77777777" w:rsidTr="001904A4">
              <w:tc>
                <w:tcPr>
                  <w:tcW w:w="6833" w:type="dxa"/>
                </w:tcPr>
                <w:p w14:paraId="327DFBB4" w14:textId="77777777" w:rsidR="003F7831" w:rsidRDefault="003F7831" w:rsidP="00B56CB1"/>
                <w:p w14:paraId="0F41B36C" w14:textId="77777777" w:rsidR="003F7831" w:rsidRDefault="003F7831" w:rsidP="00B56CB1"/>
                <w:p w14:paraId="4E11EBF1" w14:textId="1CECDE8E" w:rsidR="001904A4" w:rsidRDefault="001904A4" w:rsidP="00B56CB1"/>
              </w:tc>
            </w:tr>
            <w:tr w:rsidR="003F7831" w14:paraId="3DA10DCD" w14:textId="77777777" w:rsidTr="001904A4">
              <w:tc>
                <w:tcPr>
                  <w:tcW w:w="6833" w:type="dxa"/>
                </w:tcPr>
                <w:p w14:paraId="4B7D811C" w14:textId="77777777" w:rsidR="003F7831" w:rsidRDefault="003F7831" w:rsidP="00B56CB1"/>
                <w:p w14:paraId="32E9F65B" w14:textId="77777777" w:rsidR="001904A4" w:rsidRDefault="001904A4" w:rsidP="00B56CB1"/>
                <w:p w14:paraId="1D50BE4B" w14:textId="4622A03D" w:rsidR="003F7831" w:rsidRDefault="003F7831" w:rsidP="00B56CB1"/>
              </w:tc>
            </w:tr>
            <w:tr w:rsidR="003F7831" w14:paraId="6D1B3F73" w14:textId="77777777" w:rsidTr="001904A4">
              <w:tc>
                <w:tcPr>
                  <w:tcW w:w="6833" w:type="dxa"/>
                </w:tcPr>
                <w:p w14:paraId="28CEE591" w14:textId="77777777" w:rsidR="003F7831" w:rsidRDefault="003F7831" w:rsidP="00B56CB1"/>
                <w:p w14:paraId="474D9885" w14:textId="77777777" w:rsidR="001904A4" w:rsidRDefault="001904A4" w:rsidP="00B56CB1"/>
                <w:p w14:paraId="669B410B" w14:textId="396A15E8" w:rsidR="003F7831" w:rsidRDefault="003F7831" w:rsidP="00B56CB1"/>
              </w:tc>
            </w:tr>
            <w:tr w:rsidR="003F7831" w14:paraId="39254862" w14:textId="77777777" w:rsidTr="001904A4">
              <w:tc>
                <w:tcPr>
                  <w:tcW w:w="6833" w:type="dxa"/>
                </w:tcPr>
                <w:p w14:paraId="2449AFB6" w14:textId="77777777" w:rsidR="003F7831" w:rsidRDefault="003F7831" w:rsidP="00B56CB1"/>
                <w:p w14:paraId="549CD19B" w14:textId="77777777" w:rsidR="001904A4" w:rsidRDefault="001904A4" w:rsidP="00B56CB1"/>
                <w:p w14:paraId="495E13AA" w14:textId="35D745A4" w:rsidR="003F7831" w:rsidRDefault="003F7831" w:rsidP="00B56CB1"/>
              </w:tc>
            </w:tr>
          </w:tbl>
          <w:p w14:paraId="6656B975" w14:textId="77777777" w:rsidR="003F7831" w:rsidRDefault="003F7831" w:rsidP="00B56CB1"/>
        </w:tc>
      </w:tr>
      <w:tr w:rsidR="001904A4" w14:paraId="1863AE06" w14:textId="77777777" w:rsidTr="64B5C381">
        <w:tc>
          <w:tcPr>
            <w:tcW w:w="9072" w:type="dxa"/>
            <w:gridSpan w:val="2"/>
          </w:tcPr>
          <w:p w14:paraId="62C05646" w14:textId="77777777" w:rsidR="001904A4" w:rsidRDefault="001904A4" w:rsidP="00B56CB1">
            <w:pPr>
              <w:rPr>
                <w:b/>
              </w:rPr>
            </w:pPr>
            <w:proofErr w:type="spellStart"/>
            <w:r w:rsidRPr="001904A4">
              <w:rPr>
                <w:b/>
              </w:rPr>
              <w:t>Input/Output</w:t>
            </w:r>
            <w:proofErr w:type="spellEnd"/>
          </w:p>
          <w:p w14:paraId="4759CB16" w14:textId="645ABE2D" w:rsidR="001904A4" w:rsidRPr="001904A4" w:rsidRDefault="001904A4" w:rsidP="00B56CB1">
            <w:pPr>
              <w:rPr>
                <w:b/>
              </w:rPr>
            </w:pPr>
          </w:p>
        </w:tc>
      </w:tr>
      <w:tr w:rsidR="003F7831" w14:paraId="40B89FB1" w14:textId="77777777" w:rsidTr="64B5C381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3F7831" w14:paraId="03D0EE58" w14:textId="77777777" w:rsidTr="64B5C381">
              <w:tc>
                <w:tcPr>
                  <w:tcW w:w="1872" w:type="dxa"/>
                </w:tcPr>
                <w:p w14:paraId="32497A4A" w14:textId="77777777" w:rsidR="003F7831" w:rsidRDefault="003F7831" w:rsidP="00B56CB1">
                  <w:r>
                    <w:t>Keyboard</w:t>
                  </w:r>
                </w:p>
                <w:p w14:paraId="4317D19B" w14:textId="77777777" w:rsidR="003F7831" w:rsidRDefault="003F7831" w:rsidP="00B56CB1"/>
              </w:tc>
            </w:tr>
            <w:tr w:rsidR="003F7831" w14:paraId="1D17AF28" w14:textId="77777777" w:rsidTr="64B5C381">
              <w:tc>
                <w:tcPr>
                  <w:tcW w:w="1872" w:type="dxa"/>
                </w:tcPr>
                <w:p w14:paraId="47E54246" w14:textId="77777777" w:rsidR="003F7831" w:rsidRDefault="003F7831" w:rsidP="00B56CB1">
                  <w:r>
                    <w:t>Pointing Device</w:t>
                  </w:r>
                </w:p>
                <w:p w14:paraId="015460F1" w14:textId="77777777" w:rsidR="003F7831" w:rsidRDefault="003F7831" w:rsidP="00B56CB1"/>
              </w:tc>
            </w:tr>
            <w:tr w:rsidR="003F7831" w14:paraId="1D796A9B" w14:textId="77777777" w:rsidTr="64B5C381">
              <w:tc>
                <w:tcPr>
                  <w:tcW w:w="1872" w:type="dxa"/>
                </w:tcPr>
                <w:p w14:paraId="412C45A8" w14:textId="77777777" w:rsidR="003F7831" w:rsidRDefault="003F7831" w:rsidP="00B56CB1">
                  <w:r>
                    <w:t>Screen</w:t>
                  </w:r>
                </w:p>
                <w:p w14:paraId="22DC58F4" w14:textId="77777777" w:rsidR="001904A4" w:rsidRDefault="001904A4" w:rsidP="00B56CB1"/>
                <w:p w14:paraId="30A74E73" w14:textId="77777777" w:rsidR="003F7831" w:rsidRDefault="003F7831" w:rsidP="00B56CB1"/>
              </w:tc>
            </w:tr>
            <w:tr w:rsidR="003F7831" w14:paraId="74538AE9" w14:textId="77777777" w:rsidTr="64B5C381">
              <w:tc>
                <w:tcPr>
                  <w:tcW w:w="1872" w:type="dxa"/>
                </w:tcPr>
                <w:p w14:paraId="5A7909C8" w14:textId="70792FFF" w:rsidR="003F7831" w:rsidRDefault="003F7831" w:rsidP="00B56CB1">
                  <w:r>
                    <w:t>Speakers</w:t>
                  </w:r>
                </w:p>
                <w:p w14:paraId="001F1B8A" w14:textId="77777777" w:rsidR="001904A4" w:rsidRDefault="001904A4" w:rsidP="00B56CB1"/>
                <w:p w14:paraId="2EC91C68" w14:textId="77777777" w:rsidR="003F7831" w:rsidRDefault="003F7831" w:rsidP="00B56CB1"/>
              </w:tc>
            </w:tr>
            <w:tr w:rsidR="003F7831" w14:paraId="0CA8E22D" w14:textId="77777777" w:rsidTr="64B5C381">
              <w:tc>
                <w:tcPr>
                  <w:tcW w:w="1872" w:type="dxa"/>
                </w:tcPr>
                <w:p w14:paraId="74332A84" w14:textId="77777777" w:rsidR="003F7831" w:rsidRDefault="64B5C381" w:rsidP="00B56CB1">
                  <w:r>
                    <w:t>Network Adapter</w:t>
                  </w:r>
                </w:p>
                <w:p w14:paraId="658DE902" w14:textId="3AA991F9" w:rsidR="003F7831" w:rsidRDefault="003F7831" w:rsidP="64B5C381"/>
                <w:p w14:paraId="4404F146" w14:textId="08D7BF7C" w:rsidR="003F7831" w:rsidRDefault="64B5C381" w:rsidP="64B5C381">
                  <w:r>
                    <w:t>GPU</w:t>
                  </w:r>
                </w:p>
              </w:tc>
            </w:tr>
          </w:tbl>
          <w:p w14:paraId="45F9805C" w14:textId="77777777" w:rsidR="003F7831" w:rsidRDefault="003F7831" w:rsidP="00B56CB1"/>
        </w:tc>
        <w:tc>
          <w:tcPr>
            <w:tcW w:w="7087" w:type="dxa"/>
          </w:tcPr>
          <w:tbl>
            <w:tblPr>
              <w:tblStyle w:val="TableGrid"/>
              <w:tblW w:w="69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74"/>
            </w:tblGrid>
            <w:tr w:rsidR="003F7831" w14:paraId="0C55D346" w14:textId="77777777" w:rsidTr="001904A4">
              <w:tc>
                <w:tcPr>
                  <w:tcW w:w="6974" w:type="dxa"/>
                </w:tcPr>
                <w:p w14:paraId="73EF1C67" w14:textId="372188AA" w:rsidR="003F7831" w:rsidRDefault="003F7831" w:rsidP="00B56CB1">
                  <w:r>
                    <w:t xml:space="preserve"> </w:t>
                  </w:r>
                </w:p>
                <w:p w14:paraId="1F220B44" w14:textId="77777777" w:rsidR="003F7831" w:rsidRDefault="003F7831" w:rsidP="00B56CB1"/>
                <w:p w14:paraId="7816EF04" w14:textId="77777777" w:rsidR="001904A4" w:rsidRDefault="001904A4" w:rsidP="00B56CB1"/>
                <w:p w14:paraId="0FBE231D" w14:textId="69F304E9" w:rsidR="001904A4" w:rsidRDefault="001904A4" w:rsidP="00B56CB1"/>
              </w:tc>
            </w:tr>
            <w:tr w:rsidR="003F7831" w14:paraId="5E10A380" w14:textId="77777777" w:rsidTr="001904A4">
              <w:tc>
                <w:tcPr>
                  <w:tcW w:w="6974" w:type="dxa"/>
                </w:tcPr>
                <w:p w14:paraId="47B433DC" w14:textId="77777777" w:rsidR="003F7831" w:rsidRDefault="003F7831" w:rsidP="00B56CB1"/>
                <w:p w14:paraId="7A4D3CB6" w14:textId="77777777" w:rsidR="003F7831" w:rsidRDefault="003F7831" w:rsidP="00B56CB1"/>
                <w:p w14:paraId="5396DFB2" w14:textId="2B103B55" w:rsidR="001904A4" w:rsidRDefault="001904A4" w:rsidP="00B56CB1"/>
              </w:tc>
            </w:tr>
            <w:tr w:rsidR="003F7831" w14:paraId="7C054837" w14:textId="77777777" w:rsidTr="001904A4">
              <w:tc>
                <w:tcPr>
                  <w:tcW w:w="6974" w:type="dxa"/>
                </w:tcPr>
                <w:p w14:paraId="1C84B54E" w14:textId="77777777" w:rsidR="003F7831" w:rsidRDefault="003F7831" w:rsidP="00B56CB1"/>
                <w:p w14:paraId="4470358E" w14:textId="77777777" w:rsidR="003F7831" w:rsidRDefault="003F7831" w:rsidP="00B56CB1"/>
                <w:p w14:paraId="3F5D5EA9" w14:textId="28C0F9CE" w:rsidR="001904A4" w:rsidRDefault="001904A4" w:rsidP="00B56CB1"/>
              </w:tc>
            </w:tr>
            <w:tr w:rsidR="003F7831" w14:paraId="70F38DE9" w14:textId="77777777" w:rsidTr="001904A4">
              <w:tc>
                <w:tcPr>
                  <w:tcW w:w="6974" w:type="dxa"/>
                </w:tcPr>
                <w:p w14:paraId="2A2C391E" w14:textId="77777777" w:rsidR="003F7831" w:rsidRDefault="003F7831" w:rsidP="00B56CB1"/>
                <w:p w14:paraId="24593E88" w14:textId="77777777" w:rsidR="003F7831" w:rsidRDefault="003F7831" w:rsidP="00B56CB1"/>
                <w:p w14:paraId="17CB6522" w14:textId="77777777" w:rsidR="001904A4" w:rsidRDefault="001904A4" w:rsidP="00B56CB1"/>
              </w:tc>
            </w:tr>
            <w:tr w:rsidR="003F7831" w14:paraId="450C628C" w14:textId="77777777" w:rsidTr="001904A4">
              <w:tc>
                <w:tcPr>
                  <w:tcW w:w="6974" w:type="dxa"/>
                </w:tcPr>
                <w:p w14:paraId="7D980E2F" w14:textId="77777777" w:rsidR="003F7831" w:rsidRDefault="003F7831" w:rsidP="00B56CB1"/>
                <w:p w14:paraId="4A980533" w14:textId="0E3C2A15" w:rsidR="003F7831" w:rsidRDefault="003F7831" w:rsidP="00B56CB1"/>
              </w:tc>
            </w:tr>
          </w:tbl>
          <w:p w14:paraId="072D79B7" w14:textId="77777777" w:rsidR="003F7831" w:rsidRDefault="003F7831" w:rsidP="00B56CB1"/>
        </w:tc>
      </w:tr>
    </w:tbl>
    <w:p w14:paraId="454A0FA5" w14:textId="77777777" w:rsidR="003F7831" w:rsidRDefault="003F7831" w:rsidP="00050B64"/>
    <w:p w14:paraId="35E9BED5" w14:textId="77777777" w:rsidR="001904A4" w:rsidRDefault="001904A4" w:rsidP="001904A4"/>
    <w:p w14:paraId="09637E4C" w14:textId="7DD95DB6" w:rsidR="001904A4" w:rsidRPr="003F76F4" w:rsidRDefault="001904A4" w:rsidP="001904A4">
      <w:r>
        <w:t xml:space="preserve">Hand up this practical report at the end of </w:t>
      </w:r>
      <w:r w:rsidR="009B3A1A">
        <w:t>session</w:t>
      </w:r>
      <w:r>
        <w:t xml:space="preserve">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1904A4" w14:paraId="133C4A42" w14:textId="77777777" w:rsidTr="00062A59">
        <w:tc>
          <w:tcPr>
            <w:tcW w:w="1696" w:type="dxa"/>
          </w:tcPr>
          <w:p w14:paraId="48F0E062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BDCE0F9" w14:textId="77777777" w:rsidR="001904A4" w:rsidRPr="001904A4" w:rsidRDefault="001904A4" w:rsidP="00062A59">
            <w:pPr>
              <w:rPr>
                <w:b/>
              </w:rPr>
            </w:pPr>
          </w:p>
          <w:p w14:paraId="43AF9456" w14:textId="59475FB9" w:rsidR="001904A4" w:rsidRPr="001904A4" w:rsidRDefault="0071138C" w:rsidP="00062A59">
            <w:pPr>
              <w:rPr>
                <w:b/>
              </w:rPr>
            </w:pPr>
            <w:ins w:id="39" w:author="(Student) - Jake Mc Donnell" w:date="2021-10-27T16:20:00Z">
              <w:r>
                <w:rPr>
                  <w:b/>
                </w:rPr>
                <w:t>Jake Mc</w:t>
              </w:r>
            </w:ins>
            <w:ins w:id="40" w:author="(Student) - Jake Mc Donnell" w:date="2021-10-27T16:21:00Z">
              <w:r>
                <w:rPr>
                  <w:b/>
                </w:rPr>
                <w:t>Donnell</w:t>
              </w:r>
            </w:ins>
          </w:p>
        </w:tc>
        <w:tc>
          <w:tcPr>
            <w:tcW w:w="2254" w:type="dxa"/>
          </w:tcPr>
          <w:p w14:paraId="41DA85F4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751ABE4" w14:textId="696610A5" w:rsidR="001904A4" w:rsidRPr="001904A4" w:rsidRDefault="0071138C" w:rsidP="00062A59">
            <w:pPr>
              <w:rPr>
                <w:b/>
              </w:rPr>
            </w:pPr>
            <w:ins w:id="41" w:author="(Student) - Jake Mc Donnell" w:date="2021-10-27T16:21:00Z">
              <w:r>
                <w:rPr>
                  <w:b/>
                </w:rPr>
                <w:t>C00259849</w:t>
              </w:r>
            </w:ins>
          </w:p>
        </w:tc>
      </w:tr>
      <w:tr w:rsidR="001904A4" w14:paraId="5043037D" w14:textId="77777777" w:rsidTr="00062A59">
        <w:tc>
          <w:tcPr>
            <w:tcW w:w="1696" w:type="dxa"/>
          </w:tcPr>
          <w:p w14:paraId="0AF98632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219DD2D4" w14:textId="6224854E" w:rsidR="001904A4" w:rsidRPr="001904A4" w:rsidRDefault="0071138C" w:rsidP="00062A59">
            <w:pPr>
              <w:rPr>
                <w:b/>
              </w:rPr>
            </w:pPr>
            <w:ins w:id="42" w:author="(Student) - Jake Mc Donnell" w:date="2021-10-27T16:21:00Z">
              <w:r>
                <w:rPr>
                  <w:b/>
                </w:rPr>
                <w:t>27/10/21</w:t>
              </w:r>
            </w:ins>
          </w:p>
          <w:p w14:paraId="3EADDE5D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2F387D56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52D2722" w14:textId="77777777" w:rsidR="001904A4" w:rsidRPr="001904A4" w:rsidRDefault="001904A4" w:rsidP="00062A59">
            <w:pPr>
              <w:rPr>
                <w:b/>
              </w:rPr>
            </w:pPr>
          </w:p>
        </w:tc>
      </w:tr>
      <w:tr w:rsidR="001904A4" w14:paraId="532B85E7" w14:textId="77777777" w:rsidTr="00062A59">
        <w:tc>
          <w:tcPr>
            <w:tcW w:w="1696" w:type="dxa"/>
          </w:tcPr>
          <w:p w14:paraId="47BCCA7B" w14:textId="30B0A92D" w:rsidR="001904A4" w:rsidRDefault="001904A4" w:rsidP="00062A59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57C03D0D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812" w:type="dxa"/>
          </w:tcPr>
          <w:p w14:paraId="04F300CE" w14:textId="0456EAAF" w:rsidR="001904A4" w:rsidRPr="001904A4" w:rsidRDefault="001904A4" w:rsidP="00062A59">
            <w:pPr>
              <w:rPr>
                <w:b/>
              </w:rPr>
            </w:pPr>
            <w:del w:id="43" w:author="(Student) - Jake Mc Donnell" w:date="2021-10-27T16:21:00Z">
              <w:r w:rsidDel="0071138C">
                <w:rPr>
                  <w:b/>
                </w:rPr>
                <w:delText xml:space="preserve">A / </w:delText>
              </w:r>
            </w:del>
            <w:r>
              <w:rPr>
                <w:b/>
              </w:rPr>
              <w:t>B</w:t>
            </w:r>
          </w:p>
        </w:tc>
        <w:tc>
          <w:tcPr>
            <w:tcW w:w="2254" w:type="dxa"/>
          </w:tcPr>
          <w:p w14:paraId="79729395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3B94B689" w14:textId="77777777" w:rsidR="001904A4" w:rsidRPr="001904A4" w:rsidRDefault="001904A4" w:rsidP="00062A59">
            <w:pPr>
              <w:rPr>
                <w:b/>
              </w:rPr>
            </w:pPr>
          </w:p>
        </w:tc>
      </w:tr>
    </w:tbl>
    <w:p w14:paraId="0EE885D9" w14:textId="77777777" w:rsidR="001904A4" w:rsidRDefault="001904A4" w:rsidP="00050B64"/>
    <w:sectPr w:rsidR="001904A4" w:rsidSect="00377EFA">
      <w:headerReference w:type="default" r:id="rId15"/>
      <w:footerReference w:type="default" r:id="rId16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A1E19F" w14:textId="77777777" w:rsidR="006A7DBA" w:rsidRDefault="006A7DBA" w:rsidP="00C74758">
      <w:pPr>
        <w:spacing w:after="0" w:line="240" w:lineRule="auto"/>
      </w:pPr>
      <w:r>
        <w:separator/>
      </w:r>
    </w:p>
  </w:endnote>
  <w:endnote w:type="continuationSeparator" w:id="0">
    <w:p w14:paraId="4FAEEF60" w14:textId="77777777" w:rsidR="006A7DBA" w:rsidRDefault="006A7DBA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7926D3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23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23D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D91A7F" w14:textId="77777777" w:rsidR="006A7DBA" w:rsidRDefault="006A7DBA" w:rsidP="00C74758">
      <w:pPr>
        <w:spacing w:after="0" w:line="240" w:lineRule="auto"/>
      </w:pPr>
      <w:r>
        <w:separator/>
      </w:r>
    </w:p>
  </w:footnote>
  <w:footnote w:type="continuationSeparator" w:id="0">
    <w:p w14:paraId="4C84A127" w14:textId="77777777" w:rsidR="006A7DBA" w:rsidRDefault="006A7DBA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77777777" w:rsidR="00B56CB1" w:rsidRDefault="00B56CB1" w:rsidP="00C74758">
    <w:pPr>
      <w:jc w:val="center"/>
      <w:rPr>
        <w:b/>
      </w:rPr>
    </w:pPr>
    <w:r w:rsidRPr="00C74758">
      <w:rPr>
        <w:b/>
      </w:rPr>
      <w:t>Practical 1</w:t>
    </w:r>
  </w:p>
  <w:p w14:paraId="12F60E44" w14:textId="77777777" w:rsidR="00B56CB1" w:rsidRPr="00C74758" w:rsidRDefault="00B56CB1" w:rsidP="00C74758">
    <w:pPr>
      <w:jc w:val="center"/>
      <w:rPr>
        <w:b/>
      </w:rPr>
    </w:pPr>
    <w:r w:rsidRPr="00C74758">
      <w:rPr>
        <w:b/>
      </w:rPr>
      <w:t>Computer Hardware Research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30.15pt;height:78.95pt;visibility:visible;mso-wrap-style:square" o:bullet="t">
        <v:imagedata r:id="rId1" o:title=""/>
      </v:shape>
    </w:pict>
  </w:numPicBullet>
  <w:abstractNum w:abstractNumId="0" w15:restartNumberingAfterBreak="0">
    <w:nsid w:val="23B63F60"/>
    <w:multiLevelType w:val="multilevel"/>
    <w:tmpl w:val="F53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F6964"/>
    <w:multiLevelType w:val="multilevel"/>
    <w:tmpl w:val="D11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(Student) - Jake Mc Donnell">
    <w15:presenceInfo w15:providerId="AD" w15:userId="S-1-5-21-357788639-2018240272-290977700-1486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50B64"/>
    <w:rsid w:val="00133664"/>
    <w:rsid w:val="001904A4"/>
    <w:rsid w:val="001E31F3"/>
    <w:rsid w:val="001E556D"/>
    <w:rsid w:val="00255B33"/>
    <w:rsid w:val="00320271"/>
    <w:rsid w:val="00371E2F"/>
    <w:rsid w:val="00377EFA"/>
    <w:rsid w:val="003F7831"/>
    <w:rsid w:val="004A4631"/>
    <w:rsid w:val="00501E4C"/>
    <w:rsid w:val="00522B6C"/>
    <w:rsid w:val="0052700C"/>
    <w:rsid w:val="00696E17"/>
    <w:rsid w:val="006A7DBA"/>
    <w:rsid w:val="006E571B"/>
    <w:rsid w:val="006F64E7"/>
    <w:rsid w:val="0071138C"/>
    <w:rsid w:val="00730941"/>
    <w:rsid w:val="00743B15"/>
    <w:rsid w:val="007D5A15"/>
    <w:rsid w:val="00821CA3"/>
    <w:rsid w:val="00893B3C"/>
    <w:rsid w:val="008B3172"/>
    <w:rsid w:val="009009D1"/>
    <w:rsid w:val="00955678"/>
    <w:rsid w:val="00956684"/>
    <w:rsid w:val="00986AE6"/>
    <w:rsid w:val="009B3A1A"/>
    <w:rsid w:val="009C7388"/>
    <w:rsid w:val="009D5BC6"/>
    <w:rsid w:val="00AA3B56"/>
    <w:rsid w:val="00AA53C3"/>
    <w:rsid w:val="00AD16D8"/>
    <w:rsid w:val="00B31D61"/>
    <w:rsid w:val="00B5116B"/>
    <w:rsid w:val="00B56CB1"/>
    <w:rsid w:val="00BC4ACF"/>
    <w:rsid w:val="00BE77FE"/>
    <w:rsid w:val="00C521F3"/>
    <w:rsid w:val="00C74758"/>
    <w:rsid w:val="00D1027B"/>
    <w:rsid w:val="00D62D40"/>
    <w:rsid w:val="00D9493C"/>
    <w:rsid w:val="00E45580"/>
    <w:rsid w:val="00E62394"/>
    <w:rsid w:val="00E766E1"/>
    <w:rsid w:val="00EE4DB5"/>
    <w:rsid w:val="00F51E81"/>
    <w:rsid w:val="00F623D6"/>
    <w:rsid w:val="00FB560C"/>
    <w:rsid w:val="0710E166"/>
    <w:rsid w:val="64B5C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2DE4C753-FCEA-409A-9320-2E3FD939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6E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6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inyurl.com/CW208-CAG-SIM" TargetMode="External"/><Relationship Id="rId13" Type="http://schemas.openxmlformats.org/officeDocument/2006/relationships/hyperlink" Target="http://www.custompc.ie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dell.i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omplett.i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fpdownload.macromedia.com/pub/flashplayer/updaters/32/flashplayer_32_sa.ex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swffileplayer.com/" TargetMode="External"/><Relationship Id="rId14" Type="http://schemas.openxmlformats.org/officeDocument/2006/relationships/hyperlink" Target="http://www.amazon.d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(Student) - Jake Mc Donnell</cp:lastModifiedBy>
  <cp:revision>2</cp:revision>
  <cp:lastPrinted>2020-10-13T15:57:00Z</cp:lastPrinted>
  <dcterms:created xsi:type="dcterms:W3CDTF">2021-10-27T15:23:00Z</dcterms:created>
  <dcterms:modified xsi:type="dcterms:W3CDTF">2021-10-27T15:23:00Z</dcterms:modified>
</cp:coreProperties>
</file>